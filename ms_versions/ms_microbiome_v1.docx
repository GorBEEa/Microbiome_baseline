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FDEA" w14:textId="77777777" w:rsidR="007F0F3C" w:rsidRPr="00565465" w:rsidRDefault="00000000" w:rsidP="00565465">
      <w:pPr>
        <w:pStyle w:val="Title"/>
        <w:jc w:val="both"/>
        <w:rPr>
          <w:rFonts w:ascii="CMU Serif Roman" w:hAnsi="CMU Serif Roman" w:cs="CMU Serif Roman"/>
        </w:rPr>
      </w:pPr>
      <w:r w:rsidRPr="00565465">
        <w:rPr>
          <w:rFonts w:ascii="CMU Serif Roman" w:hAnsi="CMU Serif Roman" w:cs="CMU Serif Roman"/>
        </w:rPr>
        <w:t>Microbiome_baseline</w:t>
      </w:r>
    </w:p>
    <w:p w14:paraId="4342FFD4" w14:textId="77777777" w:rsidR="007F0F3C" w:rsidRPr="00565465" w:rsidRDefault="00000000" w:rsidP="00565465">
      <w:pPr>
        <w:pStyle w:val="Heading2"/>
        <w:jc w:val="both"/>
        <w:rPr>
          <w:rFonts w:ascii="CMU Serif Roman" w:hAnsi="CMU Serif Roman" w:cs="CMU Serif Roman"/>
        </w:rPr>
      </w:pPr>
      <w:bookmarkStart w:id="0" w:name="abstract"/>
      <w:r w:rsidRPr="00565465">
        <w:rPr>
          <w:rFonts w:ascii="CMU Serif Roman" w:hAnsi="CMU Serif Roman" w:cs="CMU Serif Roman"/>
        </w:rPr>
        <w:t>Abstract</w:t>
      </w:r>
    </w:p>
    <w:p w14:paraId="7C5D51BC" w14:textId="58EE40E4" w:rsidR="007F0F3C" w:rsidRPr="00565465" w:rsidRDefault="00000000" w:rsidP="00565465">
      <w:pPr>
        <w:pStyle w:val="FirstParagraph"/>
        <w:jc w:val="both"/>
        <w:rPr>
          <w:rFonts w:ascii="CMU Serif Roman" w:hAnsi="CMU Serif Roman" w:cs="CMU Serif Roman"/>
        </w:rPr>
      </w:pPr>
      <w:r w:rsidRPr="00565465">
        <w:rPr>
          <w:rFonts w:ascii="CMU Serif Roman" w:hAnsi="CMU Serif Roman" w:cs="CMU Serif Roman"/>
        </w:rPr>
        <w:t>Pollinators are essential for both natural and agricultural systems, supporting the diversity of plant communities and the productivity of crops around the globe. However, different global change drivers increasingly threaten these pollinator populations, leading to declines in population numbers and cascading effects on ecosystems and human food security. One critical but understudied aspect of pollinator health is their microbiome. The microbiome, a community of microorganisms living within and on pollinators, plays a significant role in digestion, immune function, and disease resistance, amongst others. However, environmental changes and pesticide exposure can disrupt these microbial communities, compromising pollinator health and survival. Most research on pollinator microbiomes has focused on managed species like honeybees, leaving significant gaps in our understanding of wild pollinators. This study investigates the microbiome composition of the common carder bee (</w:t>
      </w:r>
      <w:r w:rsidRPr="00565465">
        <w:rPr>
          <w:rFonts w:ascii="CMU Serif Roman" w:hAnsi="CMU Serif Roman" w:cs="CMU Serif Roman"/>
          <w:i/>
          <w:iCs/>
        </w:rPr>
        <w:t>Bombus pascuorum</w:t>
      </w:r>
      <w:r w:rsidRPr="00565465">
        <w:rPr>
          <w:rFonts w:ascii="CMU Serif Roman" w:hAnsi="CMU Serif Roman" w:cs="CMU Serif Roman"/>
        </w:rPr>
        <w:t>) across different floral environments throughout the flowering season. By analyzing the gut microbiomes of these bees, we aim to uncover how environmental factors shape their microbial communities, providing crucial insights into their resilience and adaptability in the face of global change. This knowledge is essential for guiding conservation efforts to protect pollinator populations.</w:t>
      </w:r>
    </w:p>
    <w:p w14:paraId="2315A4D1" w14:textId="77777777" w:rsidR="007F0F3C" w:rsidRPr="00565465" w:rsidRDefault="00000000" w:rsidP="00565465">
      <w:pPr>
        <w:pStyle w:val="Heading2"/>
        <w:jc w:val="both"/>
        <w:rPr>
          <w:rFonts w:ascii="CMU Serif Roman" w:hAnsi="CMU Serif Roman" w:cs="CMU Serif Roman"/>
        </w:rPr>
      </w:pPr>
      <w:bookmarkStart w:id="1" w:name="introduction"/>
      <w:bookmarkEnd w:id="0"/>
      <w:r w:rsidRPr="00565465">
        <w:rPr>
          <w:rFonts w:ascii="CMU Serif Roman" w:hAnsi="CMU Serif Roman" w:cs="CMU Serif Roman"/>
        </w:rPr>
        <w:t>Introduction</w:t>
      </w:r>
    </w:p>
    <w:p w14:paraId="1060A1CC" w14:textId="7D9522EA" w:rsidR="007F0F3C" w:rsidRPr="00565465" w:rsidRDefault="00000000" w:rsidP="00565465">
      <w:pPr>
        <w:pStyle w:val="FirstParagraph"/>
        <w:jc w:val="both"/>
        <w:rPr>
          <w:rFonts w:ascii="CMU Serif Roman" w:hAnsi="CMU Serif Roman" w:cs="CMU Serif Roman"/>
        </w:rPr>
      </w:pPr>
      <w:r w:rsidRPr="00565465">
        <w:rPr>
          <w:rFonts w:ascii="CMU Serif Roman" w:hAnsi="CMU Serif Roman" w:cs="CMU Serif Roman"/>
        </w:rPr>
        <w:t>Pollinators play a critical role in the functioning of both natural and agricultural systems worldwide, facilitating the reproduction of &gt;85% of flowering plants (Ollerton, Winfree, and Tarrant 2011) and contributing to the production of &gt;75% of global food crops (Klein et al. 2006). However, pollinators are increasingly at risk due to multiple global change drivers</w:t>
      </w:r>
      <w:r w:rsidR="00876515">
        <w:rPr>
          <w:rFonts w:ascii="CMU Serif Roman" w:hAnsi="CMU Serif Roman" w:cs="CMU Serif Roman"/>
        </w:rPr>
        <w:t xml:space="preserve">, something that has been recently defined as </w:t>
      </w:r>
      <w:r w:rsidR="003503EC">
        <w:rPr>
          <w:rFonts w:ascii="CMU Serif Roman" w:hAnsi="CMU Serif Roman" w:cs="CMU Serif Roman"/>
        </w:rPr>
        <w:t>“</w:t>
      </w:r>
      <w:r w:rsidR="00876515" w:rsidRPr="003503EC">
        <w:rPr>
          <w:rFonts w:ascii="CMU Serif Roman" w:hAnsi="CMU Serif Roman" w:cs="CMU Serif Roman"/>
          <w:i/>
          <w:iCs/>
        </w:rPr>
        <w:t>death by a thousand cuts</w:t>
      </w:r>
      <w:r w:rsidR="003503EC">
        <w:rPr>
          <w:rFonts w:ascii="CMU Serif Roman" w:hAnsi="CMU Serif Roman" w:cs="CMU Serif Roman"/>
        </w:rPr>
        <w:t>”</w:t>
      </w:r>
      <w:r w:rsidR="00876515">
        <w:rPr>
          <w:rFonts w:ascii="CMU Serif Roman" w:hAnsi="CMU Serif Roman" w:cs="CMU Serif Roman"/>
        </w:rPr>
        <w:t xml:space="preserve"> </w:t>
      </w:r>
      <w:r w:rsidR="003503EC" w:rsidRPr="003503EC">
        <w:rPr>
          <w:rFonts w:ascii="CMU Serif Roman" w:hAnsi="CMU Serif Roman" w:cs="CMU Serif Roman"/>
        </w:rPr>
        <w:t>(Wagner et al. 2021)</w:t>
      </w:r>
      <w:r w:rsidRPr="00565465">
        <w:rPr>
          <w:rFonts w:ascii="CMU Serif Roman" w:hAnsi="CMU Serif Roman" w:cs="CMU Serif Roman"/>
        </w:rPr>
        <w:t xml:space="preserve">. Climate change, with its impacts on temperature and precipitation patterns, disrupts pollinator behaviors and/or morphologies (Miller-Struttmann et al. 2015) leading to plant-pollinator mismatches (Gérard et al. 2020). Habitat loss and fragmentation lead to a reduction in pollinator populations (Winfree et al. 2009), while the widespread use of pesticides introduce additional stresses (Guzman et al. 2024). These factors, compounded by the spread of diseases (Manley, Boots, and Wilfert 2015) and the increasing presence of invasive species (Vanbergen, Espíndola, and Aizen 2017), threaten the survival of pollinator populations, leading to cascading effects on ecosystems and human food systems (Devkota et al. 2024; Murphy et al. 2022). </w:t>
      </w:r>
    </w:p>
    <w:p w14:paraId="662BC79A" w14:textId="2C773CA1"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 xml:space="preserve">A relatively unexplored yet crucial aspect of pollinator populations is their microbiome (Shah et al. 2024), the community of microorganisms living within and on them. The microbiome can significantly impact the health, physiology (Engel and Moran 2013), </w:t>
      </w:r>
      <w:r w:rsidRPr="00565465">
        <w:rPr>
          <w:rFonts w:ascii="CMU Serif Roman" w:hAnsi="CMU Serif Roman" w:cs="CMU Serif Roman"/>
        </w:rPr>
        <w:lastRenderedPageBreak/>
        <w:t xml:space="preserve">development, and survival (Ferguson et al. 2018) of organisms, influencing digestion, immune function, and disease resistance. In insect pollinators, the gut microbiome plays a vital role in nutrient absorption (Zheng et al. 2017, 2019), detoxification of harmful substances (Engel, Martinson, and Moran 2012), and protection against </w:t>
      </w:r>
      <w:r w:rsidRPr="00565465">
        <w:rPr>
          <w:rFonts w:ascii="CMU Serif Roman" w:hAnsi="CMU Serif Roman" w:cs="CMU Serif Roman"/>
        </w:rPr>
        <w:t xml:space="preserve">pathogens </w:t>
      </w:r>
      <w:r w:rsidR="003503EC">
        <w:rPr>
          <w:rFonts w:ascii="CMU Serif Roman" w:hAnsi="CMU Serif Roman" w:cs="CMU Serif Roman"/>
        </w:rPr>
        <w:t>(</w:t>
      </w:r>
      <w:r w:rsidRPr="00565465">
        <w:rPr>
          <w:rFonts w:ascii="CMU Serif Roman" w:hAnsi="CMU Serif Roman" w:cs="CMU Serif Roman"/>
        </w:rPr>
        <w:t>Steele et al. 2021</w:t>
      </w:r>
      <w:r w:rsidR="003503EC">
        <w:rPr>
          <w:rFonts w:ascii="CMU Serif Roman" w:hAnsi="CMU Serif Roman" w:cs="CMU Serif Roman"/>
        </w:rPr>
        <w:t xml:space="preserve">; </w:t>
      </w:r>
      <w:r w:rsidRPr="00565465">
        <w:rPr>
          <w:rFonts w:ascii="CMU Serif Roman" w:hAnsi="CMU Serif Roman" w:cs="CMU Serif Roman"/>
        </w:rPr>
        <w:t>Koch and Schmid-Hempel 2011). Disruptions to the microbiom</w:t>
      </w:r>
      <w:r w:rsidRPr="00565465">
        <w:rPr>
          <w:rFonts w:ascii="CMU Serif Roman" w:hAnsi="CMU Serif Roman" w:cs="CMU Serif Roman"/>
        </w:rPr>
        <w:t>e, whether through environmental changes, pesticide exposure, or other stressors, can compromise these essential functions and lead to increased vulnerability and mortality (Maes et al. 2016). Understanding the composition and functionality of microbiomes is therefore critical, not only for gaining insights into the biology and ecology of pollinator species but also for developing strategies to mitigate the adverse effects of global change drivers.</w:t>
      </w:r>
    </w:p>
    <w:p w14:paraId="3A08D134" w14:textId="61EEEC9A" w:rsidR="00F40D00" w:rsidRPr="00565465" w:rsidRDefault="00000000" w:rsidP="00F40D00">
      <w:pPr>
        <w:pStyle w:val="BodyText"/>
        <w:jc w:val="both"/>
        <w:rPr>
          <w:rFonts w:ascii="CMU Serif Roman" w:hAnsi="CMU Serif Roman" w:cs="CMU Serif Roman"/>
        </w:rPr>
      </w:pPr>
      <w:r w:rsidRPr="00565465">
        <w:rPr>
          <w:rFonts w:ascii="CMU Serif Roman" w:hAnsi="CMU Serif Roman" w:cs="CMU Serif Roman"/>
        </w:rPr>
        <w:t xml:space="preserve">Most research on pollinator microbiomes has focused on managed species, like honeybees (Engel, Martinson, and Moran 2012) and certain bumblebee species (Weinhold, Grüner, </w:t>
      </w:r>
      <w:r w:rsidRPr="00565465">
        <w:rPr>
          <w:rFonts w:ascii="CMU Serif Roman" w:hAnsi="CMU Serif Roman" w:cs="CMU Serif Roman"/>
        </w:rPr>
        <w:t>and Keller 2024), providing valuable insights into their gut microbial communities and how these microorganisms influence their health and productivity. However, our understanding of the microbiomes of other pollinator species, and particularly of wild species, remains limited (although see Li et al. 2023 for a focus on other species). We know even less about how these microbiomes change over time or how different environmental factors shape them.</w:t>
      </w:r>
      <w:r w:rsidR="00F40D00">
        <w:rPr>
          <w:rFonts w:ascii="CMU Serif Roman" w:hAnsi="CMU Serif Roman" w:cs="CMU Serif Roman"/>
        </w:rPr>
        <w:t xml:space="preserve"> </w:t>
      </w:r>
      <w:r w:rsidR="00F40D00" w:rsidRPr="003503EC">
        <w:rPr>
          <w:rFonts w:ascii="CMU Serif Roman" w:hAnsi="CMU Serif Roman" w:cs="CMU Serif Roman"/>
        </w:rPr>
        <w:t>As global change continues to alter ecosystems, understanding the temporal and spatial dynamics of pollinator microbiomes could provide valuable insights into how these species might cope with environmental stresses, maintain ecosystem functions, and contribute to biodiversity conservation.</w:t>
      </w:r>
    </w:p>
    <w:p w14:paraId="5530C952" w14:textId="40EB86D6" w:rsidR="007F0F3C" w:rsidRPr="003503EC" w:rsidRDefault="00000000" w:rsidP="003503EC">
      <w:pPr>
        <w:pStyle w:val="NormalWeb"/>
        <w:jc w:val="both"/>
      </w:pPr>
      <w:r w:rsidRPr="00565465">
        <w:rPr>
          <w:rFonts w:ascii="CMU Serif Roman" w:hAnsi="CMU Serif Roman" w:cs="CMU Serif Roman"/>
        </w:rPr>
        <w:t>Research in honeybees and some bumblebees has shown the existence of a core microbiome in these species, defined as a common group of microbes that are found across individuals of a given species (although the existence of this core microbiome is still somewhat controversial</w:t>
      </w:r>
      <w:r w:rsidR="003503EC">
        <w:rPr>
          <w:rFonts w:ascii="CMU Serif Roman" w:hAnsi="CMU Serif Roman" w:cs="CMU Serif Roman"/>
        </w:rPr>
        <w:t xml:space="preserve">, </w:t>
      </w:r>
      <w:proofErr w:type="spellStart"/>
      <w:r w:rsidRPr="00565465">
        <w:rPr>
          <w:rFonts w:ascii="CMU Serif Roman" w:hAnsi="CMU Serif Roman" w:cs="CMU Serif Roman"/>
        </w:rPr>
        <w:t>Risely</w:t>
      </w:r>
      <w:proofErr w:type="spellEnd"/>
      <w:r w:rsidRPr="00565465">
        <w:rPr>
          <w:rFonts w:ascii="CMU Serif Roman" w:hAnsi="CMU Serif Roman" w:cs="CMU Serif Roman"/>
        </w:rPr>
        <w:t xml:space="preserve"> 2020; Neu, Allen, and Roy 2021). This core microbiome consists of around five genera in the case of honeybees (Carlini et al. 2024) and is mostly </w:t>
      </w:r>
      <w:proofErr w:type="gramStart"/>
      <w:r w:rsidRPr="00565465">
        <w:rPr>
          <w:rFonts w:ascii="CMU Serif Roman" w:hAnsi="CMU Serif Roman" w:cs="CMU Serif Roman"/>
        </w:rPr>
        <w:t>vertically-transmitted</w:t>
      </w:r>
      <w:proofErr w:type="gramEnd"/>
      <w:r w:rsidRPr="00565465">
        <w:rPr>
          <w:rFonts w:ascii="CMU Serif Roman" w:hAnsi="CMU Serif Roman" w:cs="CMU Serif Roman"/>
        </w:rPr>
        <w:t xml:space="preserve"> within the hive (M</w:t>
      </w:r>
      <w:r w:rsidR="003503EC">
        <w:rPr>
          <w:rFonts w:ascii="CMU Serif Roman" w:hAnsi="CMU Serif Roman" w:cs="CMU Serif Roman"/>
        </w:rPr>
        <w:t>artinson</w:t>
      </w:r>
      <w:r w:rsidRPr="00565465">
        <w:rPr>
          <w:rFonts w:ascii="CMU Serif Roman" w:hAnsi="CMU Serif Roman" w:cs="CMU Serif Roman"/>
        </w:rPr>
        <w:t xml:space="preserve"> et al. 2010). In addition to this core microbiome, pollinators also acquire microbes from their environment, particularly through their diet (Ludvigsen et al. 2015), which can include nectar, pollen, and other floral resources. These acquired microorganisms can introduce new functions and adaptations but also make pollinators susceptible to environmental changes and stressors</w:t>
      </w:r>
      <w:r w:rsidR="00F40D00">
        <w:rPr>
          <w:rFonts w:ascii="CMU Serif Roman" w:hAnsi="CMU Serif Roman" w:cs="CMU Serif Roman"/>
        </w:rPr>
        <w:t xml:space="preserve">, </w:t>
      </w:r>
      <w:r w:rsidR="00F40D00" w:rsidRPr="003503EC">
        <w:rPr>
          <w:rFonts w:ascii="CMU Serif Roman" w:hAnsi="CMU Serif Roman" w:cs="CMU Serif Roman"/>
        </w:rPr>
        <w:t>which raises the need to understand the relationship between landscape composition (e.g., floral diversity) and microbiome composition.</w:t>
      </w:r>
    </w:p>
    <w:p w14:paraId="4BA8361D"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Here, we focus on understanding the microbiome composition and dynamics of a wild pollinator species, the common carder bee (</w:t>
      </w:r>
      <w:r w:rsidRPr="00565465">
        <w:rPr>
          <w:rFonts w:ascii="CMU Serif Roman" w:hAnsi="CMU Serif Roman" w:cs="CMU Serif Roman"/>
          <w:i/>
          <w:iCs/>
        </w:rPr>
        <w:t>Bombus pascuorum</w:t>
      </w:r>
      <w:r w:rsidRPr="00565465">
        <w:rPr>
          <w:rFonts w:ascii="CMU Serif Roman" w:hAnsi="CMU Serif Roman" w:cs="CMU Serif Roman"/>
        </w:rPr>
        <w:t xml:space="preserve">), throughout the flowering season and across different sites that vary in floral diversity. By analyzing the gut microbiomes of these bees, we aim to uncover how the diversity and abundance of flower species in their environment influence the microbial communities they harbor. This study </w:t>
      </w:r>
      <w:r w:rsidRPr="00565465">
        <w:rPr>
          <w:rFonts w:ascii="CMU Serif Roman" w:hAnsi="CMU Serif Roman" w:cs="CMU Serif Roman"/>
        </w:rPr>
        <w:lastRenderedPageBreak/>
        <w:t xml:space="preserve">sheds light on the temporal changes in microbiome composition within </w:t>
      </w:r>
      <w:r w:rsidRPr="00565465">
        <w:rPr>
          <w:rFonts w:ascii="CMU Serif Roman" w:hAnsi="CMU Serif Roman" w:cs="CMU Serif Roman"/>
          <w:i/>
          <w:iCs/>
        </w:rPr>
        <w:t>B. pascuorum</w:t>
      </w:r>
      <w:r w:rsidRPr="00565465">
        <w:rPr>
          <w:rFonts w:ascii="CMU Serif Roman" w:hAnsi="CMU Serif Roman" w:cs="CMU Serif Roman"/>
        </w:rPr>
        <w:t xml:space="preserve"> and reveals how different ecological contexts shape these vital microbial communities. Our findings contribute to a deeper understanding of the ecological interactions between wild pollinators and their environments, providing insights that are essential for conservation efforts and the maintenance of healthy pollinator populations.</w:t>
      </w:r>
    </w:p>
    <w:p w14:paraId="0F30E2E3" w14:textId="77777777" w:rsidR="007F0F3C" w:rsidRPr="00565465" w:rsidRDefault="00000000" w:rsidP="00565465">
      <w:pPr>
        <w:pStyle w:val="Heading2"/>
        <w:jc w:val="both"/>
        <w:rPr>
          <w:rFonts w:ascii="CMU Serif Roman" w:hAnsi="CMU Serif Roman" w:cs="CMU Serif Roman"/>
        </w:rPr>
      </w:pPr>
      <w:bookmarkStart w:id="2" w:name="methods"/>
      <w:bookmarkEnd w:id="1"/>
      <w:r w:rsidRPr="00565465">
        <w:rPr>
          <w:rFonts w:ascii="CMU Serif Roman" w:hAnsi="CMU Serif Roman" w:cs="CMU Serif Roman"/>
        </w:rPr>
        <w:t>Methods</w:t>
      </w:r>
    </w:p>
    <w:p w14:paraId="617CC49A" w14:textId="77777777" w:rsidR="007F0F3C" w:rsidRPr="00565465" w:rsidRDefault="00000000" w:rsidP="00565465">
      <w:pPr>
        <w:pStyle w:val="FirstParagraph"/>
        <w:jc w:val="both"/>
        <w:rPr>
          <w:rFonts w:ascii="CMU Serif Roman" w:hAnsi="CMU Serif Roman" w:cs="CMU Serif Roman"/>
        </w:rPr>
      </w:pPr>
      <w:r w:rsidRPr="00565465">
        <w:rPr>
          <w:rFonts w:ascii="CMU Serif Roman" w:hAnsi="CMU Serif Roman" w:cs="CMU Serif Roman"/>
        </w:rPr>
        <w:t>Our study was conducted within Gorbeia Natural Park, a protected area located in the Basque Country in N Spain. The region is shaped by the Atlantic Ocean’s influence, resulting in mild winters and summers, alongside high annual rainfall, averaging around 1300 mm. During the study period (April to July), the average temperatures range from 10°C to 17.5°C (Pizarro, Hernangómez, and Fernández-Avilés 2021). The area’s vegetation includes beech forests mixed with extensive conifer plantations. Additionally, there is a notable presence of shrubland and meadows, particularly in the rockier, steeper regions of the mountain (Albizu et al. 2002).</w:t>
      </w:r>
    </w:p>
    <w:p w14:paraId="0A8F333F" w14:textId="3835237C"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 xml:space="preserve">Within the park, we selected 16 different sampling sites, all of them located at similar altitudes ~800 m a.s.l, which we sampled every two weeks depending on weather conditions, avoiding rainy, windy or foggy days. At every sampling date we aimed to collect at least 5 </w:t>
      </w:r>
      <w:r w:rsidRPr="00565465">
        <w:rPr>
          <w:rFonts w:ascii="CMU Serif Roman" w:hAnsi="CMU Serif Roman" w:cs="CMU Serif Roman"/>
          <w:i/>
          <w:iCs/>
        </w:rPr>
        <w:t>B. pascuorum</w:t>
      </w:r>
      <w:r w:rsidRPr="00565465">
        <w:rPr>
          <w:rFonts w:ascii="CMU Serif Roman" w:hAnsi="CMU Serif Roman" w:cs="CMU Serif Roman"/>
        </w:rPr>
        <w:t xml:space="preserve"> individuals per day, although this was not always possible. All collected individuals were labeled and stored independently in 50 ml vials at -20ºC until processed in the laboratory. For each bumblebee specimen we measured the inter-tegular distance as a measure of body size (Stemet et al. 2024). We then extracted bumblebee guts using sterile forceps which we stored in 96% alcohol until DNA extraction. Bacterial, plant and fungi DNA was extracted following Macherey-Nagel NucleoSpin® 96 Soil protocol (2021) and were  amplified in duplicate using the DFD forward and ASDFAS reverse primers.</w:t>
      </w:r>
    </w:p>
    <w:p w14:paraId="32ADAF8F"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To avoid site and period vias all samples were randomized using a randomizer program before the DNA extraction, creating a new individual code for each sample.</w:t>
      </w:r>
    </w:p>
    <w:p w14:paraId="4C34D937" w14:textId="77777777" w:rsidR="007F0F3C" w:rsidRPr="00271F2E" w:rsidRDefault="00000000" w:rsidP="00565465">
      <w:pPr>
        <w:pStyle w:val="BodyText"/>
        <w:jc w:val="both"/>
        <w:rPr>
          <w:rFonts w:ascii="CMU Serif Roman" w:hAnsi="CMU Serif Roman" w:cs="CMU Serif Roman"/>
          <w:i/>
          <w:iCs/>
        </w:rPr>
      </w:pPr>
      <w:r w:rsidRPr="00271F2E">
        <w:rPr>
          <w:rFonts w:ascii="CMU Serif Roman" w:hAnsi="CMU Serif Roman" w:cs="CMU Serif Roman"/>
          <w:i/>
          <w:iCs/>
        </w:rPr>
        <w:t>DNA Extraction and PCR Amplification</w:t>
      </w:r>
    </w:p>
    <w:p w14:paraId="227DEBC6"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 xml:space="preserve">Each gut sample was placed in a separate 2 mL vial with ceramic beads, and the ethanol was allowed to evaporate. Once dry, 700 µL of Lysis Buffer (SL1) were added to each vial, and the samples were mechanically homogenized (1750 rpm for 1 min with 15 s pauses, repeated 5 times). Contaminants were removed via precipitation, followed by centrifugation at 11,000 </w:t>
      </w:r>
      <w:r w:rsidRPr="00565465">
        <w:rPr>
          <w:rFonts w:ascii="Cambria" w:hAnsi="Cambria" w:cs="Cambria"/>
        </w:rPr>
        <w:t>×</w:t>
      </w:r>
      <w:r w:rsidRPr="00565465">
        <w:rPr>
          <w:rFonts w:ascii="CMU Serif Roman" w:hAnsi="CMU Serif Roman" w:cs="CMU Serif Roman"/>
        </w:rPr>
        <w:t xml:space="preserve"> g for 2 minutes to eliminate foam. Next, 150 µL of Buffer SL3 were added to each sample, vortexed for 5 seconds, and incubated on ice at 0-4ºC for 5 minutes, followed by centrifugation at 11,000 </w:t>
      </w:r>
      <w:r w:rsidRPr="00565465">
        <w:rPr>
          <w:rFonts w:ascii="Cambria" w:hAnsi="Cambria" w:cs="Cambria"/>
        </w:rPr>
        <w:t>×</w:t>
      </w:r>
      <w:r w:rsidRPr="00565465">
        <w:rPr>
          <w:rFonts w:ascii="CMU Serif Roman" w:hAnsi="CMU Serif Roman" w:cs="CMU Serif Roman"/>
        </w:rPr>
        <w:t xml:space="preserve"> g for 1 minute.</w:t>
      </w:r>
    </w:p>
    <w:p w14:paraId="53CAC7C5"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lastRenderedPageBreak/>
        <w:t xml:space="preserve">The lysate was filtered using a square-well block and the NucleoSpin® Inhibitor Removal Plate. 550 µL of the clear supernatant was loaded into each well, and the plates were centrifuged at 2,250 </w:t>
      </w:r>
      <w:r w:rsidRPr="00565465">
        <w:rPr>
          <w:rFonts w:ascii="Cambria" w:hAnsi="Cambria" w:cs="Cambria"/>
        </w:rPr>
        <w:t>×</w:t>
      </w:r>
      <w:r w:rsidRPr="00565465">
        <w:rPr>
          <w:rFonts w:ascii="CMU Serif Roman" w:hAnsi="CMU Serif Roman" w:cs="CMU Serif Roman"/>
        </w:rPr>
        <w:t xml:space="preserve"> g for 13 minutes. The NucleoSpin® Inhibitor Removal Plate was discarded, and 250 µL of Buffer SB was added to the flow-through, mixed by pipetting.</w:t>
      </w:r>
    </w:p>
    <w:p w14:paraId="255EBD4A"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 xml:space="preserve">To bind the DNA, 725 µL of sample was transferred to a NucleoSpin® Soil Binding Plate and centrifuged at 2,250 </w:t>
      </w:r>
      <w:r w:rsidRPr="00565465">
        <w:rPr>
          <w:rFonts w:ascii="Cambria" w:hAnsi="Cambria" w:cs="Cambria"/>
        </w:rPr>
        <w:t>×</w:t>
      </w:r>
      <w:r w:rsidRPr="00565465">
        <w:rPr>
          <w:rFonts w:ascii="CMU Serif Roman" w:hAnsi="CMU Serif Roman" w:cs="CMU Serif Roman"/>
        </w:rPr>
        <w:t xml:space="preserve"> g for 13 minutes. The flow-through was discarded. DNA was washed in four steps: (1) 500 µL of Buffer SB, centrifuged at 2,250 </w:t>
      </w:r>
      <w:r w:rsidRPr="00565465">
        <w:rPr>
          <w:rFonts w:ascii="Cambria" w:hAnsi="Cambria" w:cs="Cambria"/>
        </w:rPr>
        <w:t>×</w:t>
      </w:r>
      <w:r w:rsidRPr="00565465">
        <w:rPr>
          <w:rFonts w:ascii="CMU Serif Roman" w:hAnsi="CMU Serif Roman" w:cs="CMU Serif Roman"/>
        </w:rPr>
        <w:t xml:space="preserve"> g for 13 minutes; (2) 550 µL of Buffer SW1, centrifuged at 2,250 </w:t>
      </w:r>
      <w:r w:rsidRPr="00565465">
        <w:rPr>
          <w:rFonts w:ascii="Cambria" w:hAnsi="Cambria" w:cs="Cambria"/>
        </w:rPr>
        <w:t>×</w:t>
      </w:r>
      <w:r w:rsidRPr="00565465">
        <w:rPr>
          <w:rFonts w:ascii="CMU Serif Roman" w:hAnsi="CMU Serif Roman" w:cs="CMU Serif Roman"/>
        </w:rPr>
        <w:t xml:space="preserve"> g for 5 minutes; (3) 700 µL of Buffer SW2, centrifuged at 2,250 </w:t>
      </w:r>
      <w:r w:rsidRPr="00565465">
        <w:rPr>
          <w:rFonts w:ascii="Cambria" w:hAnsi="Cambria" w:cs="Cambria"/>
        </w:rPr>
        <w:t>×</w:t>
      </w:r>
      <w:r w:rsidRPr="00565465">
        <w:rPr>
          <w:rFonts w:ascii="CMU Serif Roman" w:hAnsi="CMU Serif Roman" w:cs="CMU Serif Roman"/>
        </w:rPr>
        <w:t xml:space="preserve"> g for 5 minutes; (4) 700 µL of Buffer SW2, centrifuged at 2,250 </w:t>
      </w:r>
      <w:r w:rsidRPr="00565465">
        <w:rPr>
          <w:rFonts w:ascii="Cambria" w:hAnsi="Cambria" w:cs="Cambria"/>
        </w:rPr>
        <w:t>×</w:t>
      </w:r>
      <w:r w:rsidRPr="00565465">
        <w:rPr>
          <w:rFonts w:ascii="CMU Serif Roman" w:hAnsi="CMU Serif Roman" w:cs="CMU Serif Roman"/>
        </w:rPr>
        <w:t xml:space="preserve"> g for 13 minutes. After washing, the plate was incubated at 37ºC for 20 minutes to dry the silica membrane.</w:t>
      </w:r>
    </w:p>
    <w:p w14:paraId="3E9088DD" w14:textId="77777777" w:rsidR="007F0F3C" w:rsidRPr="00565465" w:rsidRDefault="00000000" w:rsidP="00565465">
      <w:pPr>
        <w:pStyle w:val="BodyText"/>
        <w:jc w:val="both"/>
        <w:rPr>
          <w:rFonts w:ascii="CMU Serif Roman" w:hAnsi="CMU Serif Roman" w:cs="CMU Serif Roman"/>
        </w:rPr>
      </w:pPr>
      <w:r w:rsidRPr="00565465">
        <w:rPr>
          <w:rFonts w:ascii="CMU Serif Roman" w:hAnsi="CMU Serif Roman" w:cs="CMU Serif Roman"/>
        </w:rPr>
        <w:t xml:space="preserve">DNA was eluted by adding 100 µL of Buffer SE to each well, incubating for 1 minute, and centrifuging at 2,250 </w:t>
      </w:r>
      <w:r w:rsidRPr="00565465">
        <w:rPr>
          <w:rFonts w:ascii="Cambria" w:hAnsi="Cambria" w:cs="Cambria"/>
        </w:rPr>
        <w:t>×</w:t>
      </w:r>
      <w:r w:rsidRPr="00565465">
        <w:rPr>
          <w:rFonts w:ascii="CMU Serif Roman" w:hAnsi="CMU Serif Roman" w:cs="CMU Serif Roman"/>
        </w:rPr>
        <w:t xml:space="preserve"> g for 5 minutes. A total of 132 samples were obtained, with each sample labeled accordingly. Nanodrop tests were performed on random samples to confirm successful DNA extraction.</w:t>
      </w:r>
    </w:p>
    <w:p w14:paraId="49DF5CFA" w14:textId="77777777" w:rsidR="007F0F3C" w:rsidRPr="00271F2E" w:rsidRDefault="00000000" w:rsidP="00565465">
      <w:pPr>
        <w:pStyle w:val="BodyText"/>
        <w:jc w:val="both"/>
        <w:rPr>
          <w:rFonts w:ascii="CMU Serif Roman" w:hAnsi="CMU Serif Roman" w:cs="CMU Serif Roman"/>
          <w:i/>
          <w:iCs/>
        </w:rPr>
      </w:pPr>
      <w:r w:rsidRPr="00271F2E">
        <w:rPr>
          <w:rFonts w:ascii="CMU Serif Roman" w:hAnsi="CMU Serif Roman" w:cs="CMU Serif Roman"/>
          <w:i/>
          <w:iCs/>
        </w:rPr>
        <w:t>PCR Amplification</w:t>
      </w:r>
    </w:p>
    <w:p w14:paraId="18FEC2BB" w14:textId="77777777" w:rsidR="007F0F3C" w:rsidRDefault="00000000" w:rsidP="00565465">
      <w:pPr>
        <w:pStyle w:val="BodyText"/>
        <w:jc w:val="both"/>
        <w:rPr>
          <w:ins w:id="3" w:author="Ainhoa Magrach" w:date="2025-04-07T13:14:00Z" w16du:dateUtc="2025-04-07T11:14:00Z"/>
          <w:rFonts w:ascii="CMU Serif Roman" w:hAnsi="CMU Serif Roman" w:cs="CMU Serif Roman"/>
        </w:rPr>
      </w:pPr>
      <w:r w:rsidRPr="00565465">
        <w:rPr>
          <w:rFonts w:ascii="CMU Serif Roman" w:hAnsi="CMU Serif Roman" w:cs="CMU Serif Roman"/>
        </w:rPr>
        <w:t>DNA amplification was assessed using two-step PCR. Step 1 PCRs were performed for bacterial, plant, and fungal genetic material, with identical reagent volumes for all samples, differing only in the primers used (</w:t>
      </w:r>
      <w:r w:rsidRPr="00271F2E">
        <w:rPr>
          <w:rFonts w:ascii="CMU Serif Roman" w:hAnsi="CMU Serif Roman" w:cs="CMU Serif Roman"/>
          <w:highlight w:val="yellow"/>
        </w:rPr>
        <w:t>Table xxx</w:t>
      </w:r>
      <w:r w:rsidRPr="00565465">
        <w:rPr>
          <w:rFonts w:ascii="CMU Serif Roman" w:hAnsi="CMU Serif Roman" w:cs="CMU Serif Roman"/>
        </w:rPr>
        <w:t>). PCRs were run in a 96-well plate, with two plates for each group: one containing 96 samples and another with 40 samples, including negative controls. Step 1 PCR was repeated twice per sample, after which 7.5 µL from each replicate were pooled into a new plate, with 15 µL per well. PCR amplification success was confirmed via 2% agarose gel electrophoresis between Step 1 and Step 2 PCRs to verify amplicon size.</w:t>
      </w:r>
    </w:p>
    <w:p w14:paraId="7DE146D4" w14:textId="48BA5891" w:rsidR="006273FD" w:rsidRPr="00AD3D6D" w:rsidRDefault="006273FD" w:rsidP="00565465">
      <w:pPr>
        <w:pStyle w:val="BodyText"/>
        <w:jc w:val="both"/>
        <w:rPr>
          <w:ins w:id="4" w:author="Ainhoa Magrach" w:date="2025-04-07T13:14:00Z" w16du:dateUtc="2025-04-07T11:14:00Z"/>
          <w:rFonts w:ascii="CMU Serif Roman" w:hAnsi="CMU Serif Roman" w:cs="CMU Serif Roman"/>
          <w:i/>
          <w:iCs/>
        </w:rPr>
      </w:pPr>
      <w:ins w:id="5" w:author="Ainhoa Magrach" w:date="2025-04-07T13:14:00Z" w16du:dateUtc="2025-04-07T11:14:00Z">
        <w:r w:rsidRPr="00AD3D6D">
          <w:rPr>
            <w:rFonts w:ascii="CMU Serif Roman" w:hAnsi="CMU Serif Roman" w:cs="CMU Serif Roman"/>
            <w:i/>
            <w:iCs/>
          </w:rPr>
          <w:t>Statistical analyses</w:t>
        </w:r>
      </w:ins>
    </w:p>
    <w:p w14:paraId="3F72E174" w14:textId="50F00E97" w:rsidR="006273FD" w:rsidRDefault="00AD3D6D" w:rsidP="00565465">
      <w:pPr>
        <w:pStyle w:val="BodyText"/>
        <w:jc w:val="both"/>
        <w:rPr>
          <w:ins w:id="6" w:author="Ainhoa Magrach" w:date="2025-05-08T13:05:00Z" w16du:dateUtc="2025-05-08T11:05:00Z"/>
          <w:rFonts w:ascii="CMU Serif Roman" w:hAnsi="CMU Serif Roman" w:cs="CMU Serif Roman"/>
        </w:rPr>
      </w:pPr>
      <w:r>
        <w:rPr>
          <w:rFonts w:ascii="CMU Serif Roman" w:hAnsi="CMU Serif Roman" w:cs="CMU Serif Roman"/>
        </w:rPr>
        <w:t xml:space="preserve">We first </w:t>
      </w:r>
      <w:ins w:id="7" w:author="Ainhoa Magrach" w:date="2025-05-07T13:53:00Z" w16du:dateUtc="2025-05-07T11:53:00Z">
        <w:r>
          <w:rPr>
            <w:rFonts w:ascii="CMU Serif Roman" w:hAnsi="CMU Serif Roman" w:cs="CMU Serif Roman"/>
          </w:rPr>
          <w:t>assessed s</w:t>
        </w:r>
      </w:ins>
      <w:ins w:id="8" w:author="Ainhoa Magrach" w:date="2025-04-07T13:14:00Z" w16du:dateUtc="2025-04-07T11:14:00Z">
        <w:r w:rsidR="006273FD">
          <w:rPr>
            <w:rFonts w:ascii="CMU Serif Roman" w:hAnsi="CMU Serif Roman" w:cs="CMU Serif Roman"/>
          </w:rPr>
          <w:t>ampling completeness</w:t>
        </w:r>
      </w:ins>
      <w:ins w:id="9" w:author="Ainhoa Magrach" w:date="2025-05-07T13:53:00Z" w16du:dateUtc="2025-05-07T11:53:00Z">
        <w:r>
          <w:rPr>
            <w:rFonts w:ascii="CMU Serif Roman" w:hAnsi="CMU Serif Roman" w:cs="CMU Serif Roman"/>
          </w:rPr>
          <w:t xml:space="preserve"> within our surveys by </w:t>
        </w:r>
      </w:ins>
    </w:p>
    <w:p w14:paraId="798FB9E1" w14:textId="77777777" w:rsidR="00134A1E" w:rsidRDefault="00134A1E" w:rsidP="00565465">
      <w:pPr>
        <w:pStyle w:val="BodyText"/>
        <w:jc w:val="both"/>
        <w:rPr>
          <w:ins w:id="10" w:author="Ainhoa Magrach" w:date="2025-05-08T13:05:00Z" w16du:dateUtc="2025-05-08T11:05:00Z"/>
          <w:rFonts w:ascii="CMU Serif Roman" w:hAnsi="CMU Serif Roman" w:cs="CMU Serif Roman"/>
        </w:rPr>
      </w:pPr>
    </w:p>
    <w:p w14:paraId="22B9CE1A" w14:textId="6F205386" w:rsidR="00134A1E" w:rsidRPr="00134A1E" w:rsidRDefault="00134A1E" w:rsidP="00134A1E">
      <w:pPr>
        <w:spacing w:before="100" w:beforeAutospacing="1" w:after="100" w:afterAutospacing="1"/>
        <w:jc w:val="both"/>
        <w:rPr>
          <w:ins w:id="11" w:author="Ainhoa Magrach" w:date="2025-05-08T13:05:00Z" w16du:dateUtc="2025-05-08T11:05:00Z"/>
          <w:rFonts w:ascii="CMU Serif Roman" w:hAnsi="CMU Serif Roman" w:cs="CMU Serif Roman"/>
          <w:rPrChange w:id="12" w:author="Ainhoa Magrach" w:date="2025-05-08T13:05:00Z" w16du:dateUtc="2025-05-08T11:05:00Z">
            <w:rPr>
              <w:ins w:id="13" w:author="Ainhoa Magrach" w:date="2025-05-08T13:05:00Z" w16du:dateUtc="2025-05-08T11:05:00Z"/>
              <w:rFonts w:ascii="Times New Roman" w:eastAsia="Times New Roman" w:hAnsi="Times New Roman" w:cs="Times New Roman"/>
              <w:color w:val="000000"/>
            </w:rPr>
          </w:rPrChange>
        </w:rPr>
        <w:pPrChange w:id="14" w:author="Ainhoa Magrach" w:date="2025-05-08T13:05:00Z" w16du:dateUtc="2025-05-08T11:05:00Z">
          <w:pPr>
            <w:spacing w:before="100" w:beforeAutospacing="1" w:after="100" w:afterAutospacing="1"/>
          </w:pPr>
        </w:pPrChange>
      </w:pPr>
      <w:ins w:id="15" w:author="Ainhoa Magrach" w:date="2025-05-08T13:05:00Z" w16du:dateUtc="2025-05-08T11:05:00Z">
        <w:r w:rsidRPr="00134A1E">
          <w:rPr>
            <w:rFonts w:ascii="CMU Serif Roman" w:hAnsi="CMU Serif Roman" w:cs="CMU Serif Roman"/>
            <w:rPrChange w:id="16" w:author="Ainhoa Magrach" w:date="2025-05-08T13:05:00Z" w16du:dateUtc="2025-05-08T11:05:00Z">
              <w:rPr>
                <w:rFonts w:ascii="Times New Roman" w:eastAsia="Times New Roman" w:hAnsi="Times New Roman" w:cs="Times New Roman"/>
                <w:color w:val="000000"/>
              </w:rPr>
            </w:rPrChange>
          </w:rPr>
          <w:t>To evaluate the completeness of our surveys, we used the </w:t>
        </w:r>
        <w:proofErr w:type="spellStart"/>
        <w:r w:rsidRPr="00134A1E">
          <w:rPr>
            <w:rFonts w:ascii="CMU Serif Roman" w:hAnsi="CMU Serif Roman" w:cs="CMU Serif Roman"/>
            <w:rPrChange w:id="17" w:author="Ainhoa Magrach" w:date="2025-05-08T13:05:00Z" w16du:dateUtc="2025-05-08T11:05:00Z">
              <w:rPr>
                <w:rFonts w:ascii="Courier New" w:eastAsia="Times New Roman" w:hAnsi="Courier New" w:cs="Courier New"/>
                <w:color w:val="000000"/>
                <w:sz w:val="20"/>
                <w:szCs w:val="20"/>
              </w:rPr>
            </w:rPrChange>
          </w:rPr>
          <w:t>iNEXT</w:t>
        </w:r>
        <w:proofErr w:type="spellEnd"/>
        <w:r w:rsidRPr="00134A1E">
          <w:rPr>
            <w:rFonts w:ascii="CMU Serif Roman" w:hAnsi="CMU Serif Roman" w:cs="CMU Serif Roman"/>
            <w:rPrChange w:id="18" w:author="Ainhoa Magrach" w:date="2025-05-08T13:05:00Z" w16du:dateUtc="2025-05-08T11:05:00Z">
              <w:rPr>
                <w:rFonts w:ascii="Times New Roman" w:eastAsia="Times New Roman" w:hAnsi="Times New Roman" w:cs="Times New Roman"/>
                <w:color w:val="000000"/>
              </w:rPr>
            </w:rPrChange>
          </w:rPr>
          <w:t xml:space="preserve"> package (Hsieh et al., 2016), which provides robust estimates of species diversity and sampling coverage based on sample-size- and coverage-based rarefaction and extrapolation. </w:t>
        </w:r>
      </w:ins>
      <w:ins w:id="19" w:author="Ainhoa Magrach" w:date="2025-05-08T13:06:00Z" w16du:dateUtc="2025-05-08T11:06:00Z">
        <w:r>
          <w:rPr>
            <w:rFonts w:ascii="CMU Serif Roman" w:hAnsi="CMU Serif Roman" w:cs="CMU Serif Roman"/>
          </w:rPr>
          <w:t xml:space="preserve">We </w:t>
        </w:r>
      </w:ins>
      <w:ins w:id="20" w:author="Ainhoa Magrach" w:date="2025-05-08T13:05:00Z" w16du:dateUtc="2025-05-08T11:05:00Z">
        <w:r w:rsidRPr="00134A1E">
          <w:rPr>
            <w:rFonts w:ascii="CMU Serif Roman" w:hAnsi="CMU Serif Roman" w:cs="CMU Serif Roman"/>
            <w:rPrChange w:id="21" w:author="Ainhoa Magrach" w:date="2025-05-08T13:05:00Z" w16du:dateUtc="2025-05-08T11:05:00Z">
              <w:rPr>
                <w:rFonts w:ascii="Times New Roman" w:eastAsia="Times New Roman" w:hAnsi="Times New Roman" w:cs="Times New Roman"/>
                <w:color w:val="000000"/>
              </w:rPr>
            </w:rPrChange>
          </w:rPr>
          <w:t xml:space="preserve">compared the observed sample coverage with the estimated asymptotic coverage to quantify the fraction of the community captured by our sampling efforts. </w:t>
        </w:r>
      </w:ins>
    </w:p>
    <w:p w14:paraId="7F44E558" w14:textId="77777777" w:rsidR="00134A1E" w:rsidRDefault="00134A1E" w:rsidP="00565465">
      <w:pPr>
        <w:pStyle w:val="BodyText"/>
        <w:jc w:val="both"/>
        <w:rPr>
          <w:ins w:id="22" w:author="Ainhoa Magrach" w:date="2025-04-07T13:14:00Z" w16du:dateUtc="2025-04-07T11:14:00Z"/>
          <w:rFonts w:ascii="CMU Serif Roman" w:hAnsi="CMU Serif Roman" w:cs="CMU Serif Roman"/>
        </w:rPr>
      </w:pPr>
    </w:p>
    <w:p w14:paraId="06B3CA47" w14:textId="05BCAFD8" w:rsidR="006273FD" w:rsidRDefault="006273FD" w:rsidP="00565465">
      <w:pPr>
        <w:pStyle w:val="BodyText"/>
        <w:jc w:val="both"/>
        <w:rPr>
          <w:ins w:id="23" w:author="Ainhoa Magrach" w:date="2025-04-07T13:15:00Z" w16du:dateUtc="2025-04-07T11:15:00Z"/>
          <w:rFonts w:ascii="CMU Serif Roman" w:hAnsi="CMU Serif Roman" w:cs="CMU Serif Roman"/>
        </w:rPr>
      </w:pPr>
      <w:ins w:id="24" w:author="Ainhoa Magrach" w:date="2025-04-07T13:14:00Z" w16du:dateUtc="2025-04-07T11:14:00Z">
        <w:r>
          <w:rPr>
            <w:rFonts w:ascii="CMU Serif Roman" w:hAnsi="CMU Serif Roman" w:cs="CMU Serif Roman"/>
          </w:rPr>
          <w:t>GLMs</w:t>
        </w:r>
      </w:ins>
    </w:p>
    <w:p w14:paraId="41F4613B" w14:textId="77777777" w:rsidR="006273FD" w:rsidRPr="00565465" w:rsidRDefault="006273FD" w:rsidP="00565465">
      <w:pPr>
        <w:pStyle w:val="BodyText"/>
        <w:jc w:val="both"/>
        <w:rPr>
          <w:rFonts w:ascii="CMU Serif Roman" w:hAnsi="CMU Serif Roman" w:cs="CMU Serif Roman"/>
        </w:rPr>
      </w:pPr>
    </w:p>
    <w:p w14:paraId="00814698" w14:textId="77777777" w:rsidR="007F0F3C" w:rsidRPr="00565465" w:rsidRDefault="00000000" w:rsidP="00565465">
      <w:pPr>
        <w:pStyle w:val="Heading2"/>
        <w:jc w:val="both"/>
        <w:rPr>
          <w:rFonts w:ascii="CMU Serif Roman" w:hAnsi="CMU Serif Roman" w:cs="CMU Serif Roman"/>
        </w:rPr>
      </w:pPr>
      <w:bookmarkStart w:id="25" w:name="results"/>
      <w:bookmarkEnd w:id="2"/>
      <w:r w:rsidRPr="00565465">
        <w:rPr>
          <w:rFonts w:ascii="CMU Serif Roman" w:hAnsi="CMU Serif Roman" w:cs="CMU Serif Roman"/>
        </w:rPr>
        <w:t>Results</w:t>
      </w:r>
    </w:p>
    <w:p w14:paraId="7A7DF3B5" w14:textId="247D0B12" w:rsidR="007F0F3C" w:rsidRDefault="00000000" w:rsidP="00565465">
      <w:pPr>
        <w:pStyle w:val="FirstParagraph"/>
        <w:jc w:val="both"/>
        <w:rPr>
          <w:ins w:id="26" w:author="Ainhoa Magrach" w:date="2025-04-07T13:14:00Z" w16du:dateUtc="2025-04-07T11:14:00Z"/>
          <w:rFonts w:ascii="CMU Serif Roman" w:hAnsi="CMU Serif Roman" w:cs="CMU Serif Roman"/>
        </w:rPr>
      </w:pPr>
      <w:r w:rsidRPr="00565465">
        <w:rPr>
          <w:rFonts w:ascii="CMU Serif Roman" w:hAnsi="CMU Serif Roman" w:cs="CMU Serif Roman"/>
        </w:rPr>
        <w:t>During the 2023 season, we collected a total of 132 bumblebee specimens</w:t>
      </w:r>
      <w:ins w:id="27" w:author="Ainhoa Magrach" w:date="2025-04-07T13:07:00Z" w16du:dateUtc="2025-04-07T11:07:00Z">
        <w:r w:rsidR="00F40D00">
          <w:rPr>
            <w:rFonts w:ascii="CMU Serif Roman" w:hAnsi="CMU Serif Roman" w:cs="CMU Serif Roman"/>
          </w:rPr>
          <w:t xml:space="preserve"> across our 16 sites (XX+- individuals per site and period).</w:t>
        </w:r>
      </w:ins>
      <w:del w:id="28" w:author="Ainhoa Magrach" w:date="2025-04-07T13:07:00Z" w16du:dateUtc="2025-04-07T11:07:00Z">
        <w:r w:rsidRPr="00565465" w:rsidDel="00F40D00">
          <w:rPr>
            <w:rFonts w:ascii="CMU Serif Roman" w:hAnsi="CMU Serif Roman" w:cs="CMU Serif Roman"/>
          </w:rPr>
          <w:delText>.</w:delText>
        </w:r>
      </w:del>
    </w:p>
    <w:p w14:paraId="2E3C177F" w14:textId="08A9CC23" w:rsidR="006273FD" w:rsidRDefault="006273FD" w:rsidP="006273FD">
      <w:pPr>
        <w:pStyle w:val="BodyText"/>
        <w:rPr>
          <w:ins w:id="29" w:author="Ainhoa Magrach" w:date="2025-04-07T13:21:00Z" w16du:dateUtc="2025-04-07T11:21:00Z"/>
          <w:rFonts w:ascii="CMU Serif Roman" w:hAnsi="CMU Serif Roman" w:cs="CMU Serif Roman"/>
        </w:rPr>
      </w:pPr>
      <w:ins w:id="30" w:author="Ainhoa Magrach" w:date="2025-04-07T13:14:00Z" w16du:dateUtc="2025-04-07T11:14:00Z">
        <w:r>
          <w:rPr>
            <w:rFonts w:ascii="CMU Serif Roman" w:hAnsi="CMU Serif Roman" w:cs="CMU Serif Roman"/>
          </w:rPr>
          <w:t xml:space="preserve">Our results show that </w:t>
        </w:r>
      </w:ins>
      <w:ins w:id="31" w:author="Ainhoa Magrach" w:date="2025-04-07T13:19:00Z" w16du:dateUtc="2025-04-07T11:19:00Z">
        <w:r>
          <w:rPr>
            <w:rFonts w:ascii="CMU Serif Roman" w:hAnsi="CMU Serif Roman" w:cs="CMU Serif Roman"/>
          </w:rPr>
          <w:t xml:space="preserve">sampling completeness </w:t>
        </w:r>
      </w:ins>
      <w:ins w:id="32" w:author="Ainhoa Magrach" w:date="2025-04-07T13:20:00Z" w16du:dateUtc="2025-04-07T11:20:00Z">
        <w:r>
          <w:rPr>
            <w:rFonts w:ascii="CMU Serif Roman" w:hAnsi="CMU Serif Roman" w:cs="CMU Serif Roman"/>
          </w:rPr>
          <w:t xml:space="preserve">was XX% </w:t>
        </w:r>
      </w:ins>
    </w:p>
    <w:p w14:paraId="4ACB54E0" w14:textId="4CDCB4CE" w:rsidR="006273FD" w:rsidRPr="006273FD" w:rsidRDefault="006273FD">
      <w:pPr>
        <w:pStyle w:val="BodyText"/>
        <w:rPr>
          <w:rFonts w:ascii="CMU Serif Roman" w:hAnsi="CMU Serif Roman" w:cs="CMU Serif Roman"/>
        </w:rPr>
        <w:pPrChange w:id="33" w:author="Ainhoa Magrach" w:date="2025-04-07T13:14:00Z" w16du:dateUtc="2025-04-07T11:14:00Z">
          <w:pPr>
            <w:pStyle w:val="FirstParagraph"/>
            <w:jc w:val="both"/>
          </w:pPr>
        </w:pPrChange>
      </w:pPr>
      <w:ins w:id="34" w:author="Ainhoa Magrach" w:date="2025-04-07T13:21:00Z" w16du:dateUtc="2025-04-07T11:21:00Z">
        <w:r w:rsidRPr="00565465">
          <w:rPr>
            <w:noProof/>
          </w:rPr>
          <w:drawing>
            <wp:inline distT="0" distB="0" distL="0" distR="0" wp14:anchorId="4A111D46" wp14:editId="25468B46">
              <wp:extent cx="5943600" cy="5900420"/>
              <wp:effectExtent l="0" t="0" r="0" b="0"/>
              <wp:docPr id="230435242" name="Picture 3">
                <a:extLst xmlns:a="http://schemas.openxmlformats.org/drawingml/2006/main">
                  <a:ext uri="{FF2B5EF4-FFF2-40B4-BE49-F238E27FC236}">
                    <a16:creationId xmlns:a16="http://schemas.microsoft.com/office/drawing/2014/main" id="{328217F8-299D-EB8A-E77C-69C8FD741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28217F8-299D-EB8A-E77C-69C8FD74120F}"/>
                          </a:ext>
                        </a:extLst>
                      </pic:cNvPr>
                      <pic:cNvPicPr>
                        <a:picLocks noChangeAspect="1"/>
                      </pic:cNvPicPr>
                    </pic:nvPicPr>
                    <pic:blipFill>
                      <a:blip r:embed="rId5"/>
                      <a:stretch>
                        <a:fillRect/>
                      </a:stretch>
                    </pic:blipFill>
                    <pic:spPr>
                      <a:xfrm>
                        <a:off x="0" y="0"/>
                        <a:ext cx="5943600" cy="5900420"/>
                      </a:xfrm>
                      <a:prstGeom prst="rect">
                        <a:avLst/>
                      </a:prstGeom>
                    </pic:spPr>
                  </pic:pic>
                </a:graphicData>
              </a:graphic>
            </wp:inline>
          </w:drawing>
        </w:r>
      </w:ins>
    </w:p>
    <w:p w14:paraId="4944EAAF" w14:textId="77777777" w:rsidR="00565465" w:rsidRDefault="00565465" w:rsidP="00565465">
      <w:pPr>
        <w:pStyle w:val="BodyText"/>
      </w:pPr>
    </w:p>
    <w:p w14:paraId="4393CE74" w14:textId="77777777" w:rsidR="00565465" w:rsidRDefault="00565465" w:rsidP="00565465">
      <w:pPr>
        <w:pStyle w:val="BodyText"/>
      </w:pPr>
    </w:p>
    <w:p w14:paraId="35E54AEB" w14:textId="475E973F" w:rsidR="00565465" w:rsidRPr="006273FD" w:rsidRDefault="006273FD" w:rsidP="00565465">
      <w:pPr>
        <w:pStyle w:val="BodyText"/>
        <w:rPr>
          <w:rFonts w:ascii="CMU Serif Roman" w:hAnsi="CMU Serif Roman" w:cs="CMU Serif Roman"/>
          <w:rPrChange w:id="35" w:author="Ainhoa Magrach" w:date="2025-04-07T13:21:00Z" w16du:dateUtc="2025-04-07T11:21:00Z">
            <w:rPr/>
          </w:rPrChange>
        </w:rPr>
      </w:pPr>
      <w:ins w:id="36" w:author="Ainhoa Magrach" w:date="2025-04-07T13:21:00Z" w16du:dateUtc="2025-04-07T11:21:00Z">
        <w:r w:rsidRPr="006273FD">
          <w:rPr>
            <w:rFonts w:ascii="CMU Serif Roman" w:hAnsi="CMU Serif Roman" w:cs="CMU Serif Roman"/>
            <w:rPrChange w:id="37" w:author="Ainhoa Magrach" w:date="2025-04-07T13:21:00Z" w16du:dateUtc="2025-04-07T11:21:00Z">
              <w:rPr/>
            </w:rPrChange>
          </w:rPr>
          <w:lastRenderedPageBreak/>
          <w:t xml:space="preserve">We find that </w:t>
        </w:r>
        <w:r>
          <w:rPr>
            <w:rFonts w:ascii="CMU Serif Roman" w:hAnsi="CMU Serif Roman" w:cs="CMU Serif Roman"/>
          </w:rPr>
          <w:t xml:space="preserve">bacterial diversity within bumblebee guts tends to </w:t>
        </w:r>
        <w:r w:rsidR="00D6418A">
          <w:rPr>
            <w:rFonts w:ascii="CMU Serif Roman" w:hAnsi="CMU Serif Roman" w:cs="CMU Serif Roman"/>
          </w:rPr>
          <w:t>slightly increase through time, although this relationship is not significant, probably due to our relativ</w:t>
        </w:r>
      </w:ins>
      <w:ins w:id="38" w:author="Ainhoa Magrach" w:date="2025-04-07T13:22:00Z" w16du:dateUtc="2025-04-07T11:22:00Z">
        <w:r w:rsidR="00D6418A">
          <w:rPr>
            <w:rFonts w:ascii="CMU Serif Roman" w:hAnsi="CMU Serif Roman" w:cs="CMU Serif Roman"/>
          </w:rPr>
          <w:t xml:space="preserve">ely low sample size. </w:t>
        </w:r>
      </w:ins>
    </w:p>
    <w:p w14:paraId="398000E6" w14:textId="0F188CA0" w:rsidR="00565465" w:rsidRDefault="00565465" w:rsidP="00565465">
      <w:pPr>
        <w:pStyle w:val="BodyText"/>
        <w:rPr>
          <w:ins w:id="39" w:author="Ainhoa Magrach" w:date="2025-04-07T12:42:00Z" w16du:dateUtc="2025-04-07T10:42:00Z"/>
        </w:rPr>
      </w:pPr>
    </w:p>
    <w:p w14:paraId="3CB97624" w14:textId="5584B878" w:rsidR="00565465" w:rsidRDefault="00565465" w:rsidP="00565465">
      <w:pPr>
        <w:pStyle w:val="BodyText"/>
        <w:rPr>
          <w:ins w:id="40" w:author="Ainhoa Magrach" w:date="2025-04-07T13:22:00Z" w16du:dateUtc="2025-04-07T11:22:00Z"/>
        </w:rPr>
      </w:pPr>
      <w:ins w:id="41" w:author="Ainhoa Magrach" w:date="2025-04-07T12:42:00Z">
        <w:r w:rsidRPr="00565465">
          <w:rPr>
            <w:noProof/>
          </w:rPr>
          <w:drawing>
            <wp:inline distT="0" distB="0" distL="0" distR="0" wp14:anchorId="5FA5AB2F" wp14:editId="71A510E0">
              <wp:extent cx="5622471" cy="5581331"/>
              <wp:effectExtent l="0" t="0" r="3810" b="0"/>
              <wp:docPr id="1101739550" name="Picture 3">
                <a:extLst xmlns:a="http://schemas.openxmlformats.org/drawingml/2006/main">
                  <a:ext uri="{FF2B5EF4-FFF2-40B4-BE49-F238E27FC236}">
                    <a16:creationId xmlns:a16="http://schemas.microsoft.com/office/drawing/2014/main" id="{B2E3EE36-36E0-32AF-ED79-B2BD4A5F7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2E3EE36-36E0-32AF-ED79-B2BD4A5F78A6}"/>
                          </a:ext>
                        </a:extLst>
                      </pic:cNvPr>
                      <pic:cNvPicPr>
                        <a:picLocks noChangeAspect="1"/>
                      </pic:cNvPicPr>
                    </pic:nvPicPr>
                    <pic:blipFill>
                      <a:blip r:embed="rId6"/>
                      <a:stretch>
                        <a:fillRect/>
                      </a:stretch>
                    </pic:blipFill>
                    <pic:spPr>
                      <a:xfrm>
                        <a:off x="0" y="0"/>
                        <a:ext cx="5622471" cy="5581331"/>
                      </a:xfrm>
                      <a:prstGeom prst="rect">
                        <a:avLst/>
                      </a:prstGeom>
                    </pic:spPr>
                  </pic:pic>
                </a:graphicData>
              </a:graphic>
            </wp:inline>
          </w:drawing>
        </w:r>
      </w:ins>
    </w:p>
    <w:p w14:paraId="52175327" w14:textId="75A2F1AC" w:rsidR="00D6418A" w:rsidRPr="00D6418A" w:rsidRDefault="00D6418A" w:rsidP="00565465">
      <w:pPr>
        <w:pStyle w:val="BodyText"/>
        <w:rPr>
          <w:ins w:id="42" w:author="Ainhoa Magrach" w:date="2025-04-07T12:43:00Z" w16du:dateUtc="2025-04-07T10:43:00Z"/>
          <w:rFonts w:ascii="CMU Serif Roman" w:hAnsi="CMU Serif Roman" w:cs="CMU Serif Roman"/>
          <w:rPrChange w:id="43" w:author="Ainhoa Magrach" w:date="2025-04-07T13:22:00Z" w16du:dateUtc="2025-04-07T11:22:00Z">
            <w:rPr>
              <w:ins w:id="44" w:author="Ainhoa Magrach" w:date="2025-04-07T12:43:00Z" w16du:dateUtc="2025-04-07T10:43:00Z"/>
            </w:rPr>
          </w:rPrChange>
        </w:rPr>
      </w:pPr>
      <w:ins w:id="45" w:author="Ainhoa Magrach" w:date="2025-04-07T13:22:00Z" w16du:dateUtc="2025-04-07T11:22:00Z">
        <w:r w:rsidRPr="00D6418A">
          <w:rPr>
            <w:rFonts w:ascii="CMU Serif Roman" w:hAnsi="CMU Serif Roman" w:cs="CMU Serif Roman"/>
            <w:rPrChange w:id="46" w:author="Ainhoa Magrach" w:date="2025-04-07T13:22:00Z" w16du:dateUtc="2025-04-07T11:22:00Z">
              <w:rPr/>
            </w:rPrChange>
          </w:rPr>
          <w:t>Bumblebee</w:t>
        </w:r>
        <w:r>
          <w:rPr>
            <w:rFonts w:ascii="CMU Serif Roman" w:hAnsi="CMU Serif Roman" w:cs="CMU Serif Roman"/>
          </w:rPr>
          <w:t xml:space="preserve"> guts were characterized by </w:t>
        </w:r>
        <w:r w:rsidR="0038746E">
          <w:rPr>
            <w:rFonts w:ascii="CMU Serif Roman" w:hAnsi="CMU Serif Roman" w:cs="CMU Serif Roman"/>
          </w:rPr>
          <w:t xml:space="preserve">a diverse group of bacteria, dominated by Gammaproteobacteria such as </w:t>
        </w:r>
      </w:ins>
      <w:ins w:id="47" w:author="Ainhoa Magrach" w:date="2025-04-07T13:23:00Z" w16du:dateUtc="2025-04-07T11:23:00Z">
        <w:r w:rsidR="0038746E">
          <w:rPr>
            <w:rFonts w:ascii="CMU Serif Roman" w:hAnsi="CMU Serif Roman" w:cs="CMU Serif Roman"/>
          </w:rPr>
          <w:t xml:space="preserve">XX and XX, followed by Actinobacteria, Firmicutes and Cyanobacteria and including a relatively large proportion of unidentified specimens (X%). </w:t>
        </w:r>
      </w:ins>
    </w:p>
    <w:p w14:paraId="3F49EC4B" w14:textId="257734DD" w:rsidR="00565465" w:rsidRDefault="00565465" w:rsidP="00565465">
      <w:pPr>
        <w:pStyle w:val="BodyText"/>
        <w:rPr>
          <w:ins w:id="48" w:author="Ainhoa Magrach" w:date="2025-04-07T12:43:00Z" w16du:dateUtc="2025-04-07T10:43:00Z"/>
        </w:rPr>
      </w:pPr>
      <w:ins w:id="49" w:author="Ainhoa Magrach" w:date="2025-04-07T12:43:00Z">
        <w:r w:rsidRPr="00565465">
          <w:rPr>
            <w:noProof/>
          </w:rPr>
          <w:lastRenderedPageBreak/>
          <w:drawing>
            <wp:inline distT="0" distB="0" distL="0" distR="0" wp14:anchorId="6933B66F" wp14:editId="47248F0E">
              <wp:extent cx="5943600" cy="5899785"/>
              <wp:effectExtent l="0" t="0" r="0" b="0"/>
              <wp:docPr id="5" name="Picture 4">
                <a:extLst xmlns:a="http://schemas.openxmlformats.org/drawingml/2006/main">
                  <a:ext uri="{FF2B5EF4-FFF2-40B4-BE49-F238E27FC236}">
                    <a16:creationId xmlns:a16="http://schemas.microsoft.com/office/drawing/2014/main" id="{46ECAD9C-BA96-898E-B0F6-61A465714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6ECAD9C-BA96-898E-B0F6-61A465714570}"/>
                          </a:ext>
                        </a:extLst>
                      </pic:cNvPr>
                      <pic:cNvPicPr>
                        <a:picLocks noChangeAspect="1"/>
                      </pic:cNvPicPr>
                    </pic:nvPicPr>
                    <pic:blipFill>
                      <a:blip r:embed="rId7"/>
                      <a:stretch>
                        <a:fillRect/>
                      </a:stretch>
                    </pic:blipFill>
                    <pic:spPr>
                      <a:xfrm>
                        <a:off x="0" y="0"/>
                        <a:ext cx="5943600" cy="5899785"/>
                      </a:xfrm>
                      <a:prstGeom prst="rect">
                        <a:avLst/>
                      </a:prstGeom>
                    </pic:spPr>
                  </pic:pic>
                </a:graphicData>
              </a:graphic>
            </wp:inline>
          </w:drawing>
        </w:r>
      </w:ins>
    </w:p>
    <w:p w14:paraId="287E1457" w14:textId="32292E1D" w:rsidR="00565465" w:rsidRDefault="0038746E" w:rsidP="00565465">
      <w:pPr>
        <w:pStyle w:val="BodyText"/>
        <w:rPr>
          <w:ins w:id="50" w:author="Ainhoa Magrach" w:date="2025-04-07T13:24:00Z" w16du:dateUtc="2025-04-07T11:24:00Z"/>
        </w:rPr>
      </w:pPr>
      <w:ins w:id="51" w:author="Ainhoa Magrach" w:date="2025-04-07T13:24:00Z">
        <w:r w:rsidRPr="0038746E">
          <w:rPr>
            <w:noProof/>
          </w:rPr>
          <w:lastRenderedPageBreak/>
          <w:drawing>
            <wp:inline distT="0" distB="0" distL="0" distR="0" wp14:anchorId="70DACC80" wp14:editId="4FB2C0C7">
              <wp:extent cx="5943600" cy="5899785"/>
              <wp:effectExtent l="0" t="0" r="0" b="0"/>
              <wp:docPr id="2106766366" name="Picture 4">
                <a:extLst xmlns:a="http://schemas.openxmlformats.org/drawingml/2006/main">
                  <a:ext uri="{FF2B5EF4-FFF2-40B4-BE49-F238E27FC236}">
                    <a16:creationId xmlns:a16="http://schemas.microsoft.com/office/drawing/2014/main" id="{82F79221-2A4B-E7AE-B936-EE6DE2EFB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F79221-2A4B-E7AE-B936-EE6DE2EFBE9C}"/>
                          </a:ext>
                        </a:extLst>
                      </pic:cNvPr>
                      <pic:cNvPicPr>
                        <a:picLocks noChangeAspect="1"/>
                      </pic:cNvPicPr>
                    </pic:nvPicPr>
                    <pic:blipFill>
                      <a:blip r:embed="rId8"/>
                      <a:stretch>
                        <a:fillRect/>
                      </a:stretch>
                    </pic:blipFill>
                    <pic:spPr>
                      <a:xfrm>
                        <a:off x="0" y="0"/>
                        <a:ext cx="5943600" cy="5899785"/>
                      </a:xfrm>
                      <a:prstGeom prst="rect">
                        <a:avLst/>
                      </a:prstGeom>
                    </pic:spPr>
                  </pic:pic>
                </a:graphicData>
              </a:graphic>
            </wp:inline>
          </w:drawing>
        </w:r>
      </w:ins>
    </w:p>
    <w:p w14:paraId="0144CD46" w14:textId="49B20659" w:rsidR="0038746E" w:rsidRDefault="0038746E" w:rsidP="00565465">
      <w:pPr>
        <w:pStyle w:val="BodyText"/>
        <w:rPr>
          <w:ins w:id="52" w:author="Ainhoa Magrach" w:date="2025-04-07T13:28:00Z" w16du:dateUtc="2025-04-07T11:28:00Z"/>
          <w:rFonts w:ascii="CMU Serif Roman" w:hAnsi="CMU Serif Roman" w:cs="CMU Serif Roman"/>
        </w:rPr>
      </w:pPr>
      <w:ins w:id="53" w:author="Ainhoa Magrach" w:date="2025-04-07T13:24:00Z" w16du:dateUtc="2025-04-07T11:24:00Z">
        <w:r>
          <w:rPr>
            <w:rFonts w:ascii="CMU Serif Roman" w:hAnsi="CMU Serif Roman" w:cs="CMU Serif Roman"/>
          </w:rPr>
          <w:t xml:space="preserve">In terms of changes in composition through time, our results show that there is a constant group of bacterial </w:t>
        </w:r>
      </w:ins>
      <w:ins w:id="54" w:author="Ainhoa Magrach" w:date="2025-04-07T13:25:00Z" w16du:dateUtc="2025-04-07T11:25:00Z">
        <w:r>
          <w:rPr>
            <w:rFonts w:ascii="CMU Serif Roman" w:hAnsi="CMU Serif Roman" w:cs="CMU Serif Roman"/>
          </w:rPr>
          <w:t>components that consistently appear across all time periods (Fig. 4) and sites (Fig. SX), probably defining</w:t>
        </w:r>
      </w:ins>
      <w:ins w:id="55" w:author="Ainhoa Magrach" w:date="2025-04-07T13:26:00Z" w16du:dateUtc="2025-04-07T11:26:00Z">
        <w:r>
          <w:rPr>
            <w:rFonts w:ascii="CMU Serif Roman" w:hAnsi="CMU Serif Roman" w:cs="CMU Serif Roman"/>
          </w:rPr>
          <w:t xml:space="preserve"> the species’ core microbiome and including ASVs in the genus Lactobacillus, </w:t>
        </w:r>
        <w:proofErr w:type="spellStart"/>
        <w:r>
          <w:rPr>
            <w:rFonts w:ascii="CMU Serif Roman" w:hAnsi="CMU Serif Roman" w:cs="CMU Serif Roman"/>
          </w:rPr>
          <w:t>Gilliamella</w:t>
        </w:r>
        <w:proofErr w:type="spellEnd"/>
        <w:r>
          <w:rPr>
            <w:rFonts w:ascii="CMU Serif Roman" w:hAnsi="CMU Serif Roman" w:cs="CMU Serif Roman"/>
          </w:rPr>
          <w:t xml:space="preserve">, </w:t>
        </w:r>
        <w:proofErr w:type="spellStart"/>
        <w:r>
          <w:rPr>
            <w:rFonts w:ascii="CMU Serif Roman" w:hAnsi="CMU Serif Roman" w:cs="CMU Serif Roman"/>
          </w:rPr>
          <w:t>Snodgrassella</w:t>
        </w:r>
        <w:proofErr w:type="spellEnd"/>
        <w:r>
          <w:rPr>
            <w:rFonts w:ascii="CMU Serif Roman" w:hAnsi="CMU Serif Roman" w:cs="CMU Serif Roman"/>
          </w:rPr>
          <w:t xml:space="preserve"> and </w:t>
        </w:r>
        <w:proofErr w:type="spellStart"/>
        <w:r>
          <w:rPr>
            <w:rFonts w:ascii="CMU Serif Roman" w:hAnsi="CMU Serif Roman" w:cs="CMU Serif Roman"/>
          </w:rPr>
          <w:t>Bombiscardovia</w:t>
        </w:r>
        <w:proofErr w:type="spellEnd"/>
        <w:r>
          <w:rPr>
            <w:rFonts w:ascii="CMU Serif Roman" w:hAnsi="CMU Serif Roman" w:cs="CMU Serif Roman"/>
          </w:rPr>
          <w:t xml:space="preserve">. </w:t>
        </w:r>
      </w:ins>
      <w:ins w:id="56" w:author="Ainhoa Magrach" w:date="2025-04-07T13:27:00Z" w16du:dateUtc="2025-04-07T11:27:00Z">
        <w:r w:rsidR="00E13EC2">
          <w:rPr>
            <w:rFonts w:ascii="CMU Serif Roman" w:hAnsi="CMU Serif Roman" w:cs="CMU Serif Roman"/>
          </w:rPr>
          <w:t>We also find that towards the end of the sampling season, this core microbiome becomes complemented by other species belonging to genus like Pseudom</w:t>
        </w:r>
      </w:ins>
      <w:ins w:id="57" w:author="Ainhoa Magrach" w:date="2025-04-07T13:28:00Z" w16du:dateUtc="2025-04-07T11:28:00Z">
        <w:r w:rsidR="00E13EC2">
          <w:rPr>
            <w:rFonts w:ascii="CMU Serif Roman" w:hAnsi="CMU Serif Roman" w:cs="CMU Serif Roman"/>
          </w:rPr>
          <w:t>o</w:t>
        </w:r>
      </w:ins>
      <w:ins w:id="58" w:author="Ainhoa Magrach" w:date="2025-04-07T13:27:00Z" w16du:dateUtc="2025-04-07T11:27:00Z">
        <w:r w:rsidR="00E13EC2">
          <w:rPr>
            <w:rFonts w:ascii="CMU Serif Roman" w:hAnsi="CMU Serif Roman" w:cs="CMU Serif Roman"/>
          </w:rPr>
          <w:t xml:space="preserve">nas, </w:t>
        </w:r>
      </w:ins>
      <w:ins w:id="59" w:author="Ainhoa Magrach" w:date="2025-04-07T13:28:00Z" w16du:dateUtc="2025-04-07T11:28:00Z">
        <w:r w:rsidR="00E13EC2">
          <w:rPr>
            <w:rFonts w:ascii="CMU Serif Roman" w:hAnsi="CMU Serif Roman" w:cs="CMU Serif Roman"/>
          </w:rPr>
          <w:t xml:space="preserve">Bacillus, </w:t>
        </w:r>
        <w:proofErr w:type="spellStart"/>
        <w:r w:rsidR="00E13EC2">
          <w:rPr>
            <w:rFonts w:ascii="CMU Serif Roman" w:hAnsi="CMU Serif Roman" w:cs="CMU Serif Roman"/>
          </w:rPr>
          <w:t>Commensalibacter</w:t>
        </w:r>
        <w:proofErr w:type="spellEnd"/>
        <w:r w:rsidR="00E13EC2">
          <w:rPr>
            <w:rFonts w:ascii="CMU Serif Roman" w:hAnsi="CMU Serif Roman" w:cs="CMU Serif Roman"/>
          </w:rPr>
          <w:t xml:space="preserve"> or </w:t>
        </w:r>
        <w:proofErr w:type="spellStart"/>
        <w:r w:rsidR="00E13EC2">
          <w:rPr>
            <w:rFonts w:ascii="CMU Serif Roman" w:hAnsi="CMU Serif Roman" w:cs="CMU Serif Roman"/>
          </w:rPr>
          <w:t>Apibacter</w:t>
        </w:r>
        <w:proofErr w:type="spellEnd"/>
        <w:r w:rsidR="00E13EC2">
          <w:rPr>
            <w:rFonts w:ascii="CMU Serif Roman" w:hAnsi="CMU Serif Roman" w:cs="CMU Serif Roman"/>
          </w:rPr>
          <w:t xml:space="preserve">. </w:t>
        </w:r>
      </w:ins>
    </w:p>
    <w:p w14:paraId="7C04C36F" w14:textId="4588B14E" w:rsidR="00E13EC2" w:rsidRDefault="00E13EC2" w:rsidP="00565465">
      <w:pPr>
        <w:pStyle w:val="BodyText"/>
        <w:rPr>
          <w:ins w:id="60" w:author="Ainhoa Magrach" w:date="2025-04-07T13:29:00Z" w16du:dateUtc="2025-04-07T11:29:00Z"/>
          <w:rFonts w:ascii="CMU Serif Roman" w:hAnsi="CMU Serif Roman" w:cs="CMU Serif Roman"/>
        </w:rPr>
      </w:pPr>
      <w:ins w:id="61" w:author="Ainhoa Magrach" w:date="2025-04-07T13:28:00Z" w16du:dateUtc="2025-04-07T11:28:00Z">
        <w:r w:rsidRPr="00565465">
          <w:rPr>
            <w:noProof/>
          </w:rPr>
          <w:lastRenderedPageBreak/>
          <w:drawing>
            <wp:inline distT="0" distB="0" distL="0" distR="0" wp14:anchorId="2806DB26" wp14:editId="2A12042B">
              <wp:extent cx="3790462" cy="3762519"/>
              <wp:effectExtent l="0" t="0" r="0" b="0"/>
              <wp:docPr id="4" name="Picture 3">
                <a:extLst xmlns:a="http://schemas.openxmlformats.org/drawingml/2006/main">
                  <a:ext uri="{FF2B5EF4-FFF2-40B4-BE49-F238E27FC236}">
                    <a16:creationId xmlns:a16="http://schemas.microsoft.com/office/drawing/2014/main" id="{FA9B7325-857C-04DF-DA1E-AE987358E6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A9B7325-857C-04DF-DA1E-AE987358E6DC}"/>
                          </a:ext>
                        </a:extLst>
                      </pic:cNvPr>
                      <pic:cNvPicPr>
                        <a:picLocks noChangeAspect="1"/>
                      </pic:cNvPicPr>
                    </pic:nvPicPr>
                    <pic:blipFill>
                      <a:blip r:embed="rId9"/>
                      <a:stretch>
                        <a:fillRect/>
                      </a:stretch>
                    </pic:blipFill>
                    <pic:spPr>
                      <a:xfrm>
                        <a:off x="0" y="0"/>
                        <a:ext cx="3796905" cy="3768915"/>
                      </a:xfrm>
                      <a:prstGeom prst="rect">
                        <a:avLst/>
                      </a:prstGeom>
                    </pic:spPr>
                  </pic:pic>
                </a:graphicData>
              </a:graphic>
            </wp:inline>
          </w:drawing>
        </w:r>
      </w:ins>
    </w:p>
    <w:p w14:paraId="5B7947EF" w14:textId="1A2DFF35" w:rsidR="00E13EC2" w:rsidRPr="0038746E" w:rsidRDefault="00E13EC2" w:rsidP="00565465">
      <w:pPr>
        <w:pStyle w:val="BodyText"/>
        <w:rPr>
          <w:ins w:id="62" w:author="Ainhoa Magrach" w:date="2025-04-07T12:44:00Z" w16du:dateUtc="2025-04-07T10:44:00Z"/>
          <w:rFonts w:ascii="CMU Serif Roman" w:hAnsi="CMU Serif Roman" w:cs="CMU Serif Roman"/>
          <w:rPrChange w:id="63" w:author="Ainhoa Magrach" w:date="2025-04-07T13:24:00Z" w16du:dateUtc="2025-04-07T11:24:00Z">
            <w:rPr>
              <w:ins w:id="64" w:author="Ainhoa Magrach" w:date="2025-04-07T12:44:00Z" w16du:dateUtc="2025-04-07T10:44:00Z"/>
            </w:rPr>
          </w:rPrChange>
        </w:rPr>
      </w:pPr>
      <w:ins w:id="65" w:author="Ainhoa Magrach" w:date="2025-04-07T13:29:00Z" w16du:dateUtc="2025-04-07T11:29:00Z">
        <w:r>
          <w:rPr>
            <w:rFonts w:ascii="CMU Serif Roman" w:hAnsi="CMU Serif Roman" w:cs="CMU Serif Roman"/>
          </w:rPr>
          <w:t xml:space="preserve">Our analysis of how the composition of the bacterial community changes through time shows a distinct grouping across the different time periods, with </w:t>
        </w:r>
        <w:proofErr w:type="gramStart"/>
        <w:r>
          <w:rPr>
            <w:rFonts w:ascii="CMU Serif Roman" w:hAnsi="CMU Serif Roman" w:cs="CMU Serif Roman"/>
          </w:rPr>
          <w:t>particular differences</w:t>
        </w:r>
        <w:proofErr w:type="gramEnd"/>
        <w:r>
          <w:rPr>
            <w:rFonts w:ascii="CMU Serif Roman" w:hAnsi="CMU Serif Roman" w:cs="CMU Serif Roman"/>
          </w:rPr>
          <w:t xml:space="preserve"> found between the earlier (dark blue) and later (yellow) time</w:t>
        </w:r>
      </w:ins>
      <w:ins w:id="66" w:author="Ainhoa Magrach" w:date="2025-04-07T13:30:00Z" w16du:dateUtc="2025-04-07T11:30:00Z">
        <w:r>
          <w:rPr>
            <w:rFonts w:ascii="CMU Serif Roman" w:hAnsi="CMU Serif Roman" w:cs="CMU Serif Roman"/>
          </w:rPr>
          <w:t xml:space="preserve"> periods in their bacterial composition (Fig. 5). </w:t>
        </w:r>
      </w:ins>
    </w:p>
    <w:p w14:paraId="7B13CBAE" w14:textId="261D316D" w:rsidR="00565465" w:rsidRDefault="00565465" w:rsidP="00565465">
      <w:pPr>
        <w:pStyle w:val="BodyText"/>
        <w:rPr>
          <w:ins w:id="67" w:author="Ainhoa Magrach" w:date="2025-04-07T12:44:00Z" w16du:dateUtc="2025-04-07T10:44:00Z"/>
        </w:rPr>
      </w:pPr>
      <w:ins w:id="68" w:author="Ainhoa Magrach" w:date="2025-04-07T12:44:00Z">
        <w:r w:rsidRPr="00565465">
          <w:rPr>
            <w:noProof/>
          </w:rPr>
          <w:lastRenderedPageBreak/>
          <w:drawing>
            <wp:inline distT="0" distB="0" distL="0" distR="0" wp14:anchorId="48FDFC4A" wp14:editId="435B8A2D">
              <wp:extent cx="5943600" cy="4457700"/>
              <wp:effectExtent l="0" t="0" r="0" b="0"/>
              <wp:docPr id="2067875529" name="Picture 4" descr="A chart of different colors&#10;&#10;AI-generated content may be incorrect.">
                <a:extLst xmlns:a="http://schemas.openxmlformats.org/drawingml/2006/main">
                  <a:ext uri="{FF2B5EF4-FFF2-40B4-BE49-F238E27FC236}">
                    <a16:creationId xmlns:a16="http://schemas.microsoft.com/office/drawing/2014/main" id="{DEA5D028-0592-D2E7-F98B-CCE8DFCC1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5529" name="Picture 4" descr="A chart of different colors&#10;&#10;AI-generated content may be incorrect.">
                        <a:extLst>
                          <a:ext uri="{FF2B5EF4-FFF2-40B4-BE49-F238E27FC236}">
                            <a16:creationId xmlns:a16="http://schemas.microsoft.com/office/drawing/2014/main" id="{DEA5D028-0592-D2E7-F98B-CCE8DFCC19C2}"/>
                          </a:ext>
                        </a:extLst>
                      </pic:cNvPr>
                      <pic:cNvPicPr>
                        <a:picLocks noChangeAspect="1"/>
                      </pic:cNvPicPr>
                    </pic:nvPicPr>
                    <pic:blipFill>
                      <a:blip r:embed="rId10"/>
                      <a:stretch>
                        <a:fillRect/>
                      </a:stretch>
                    </pic:blipFill>
                    <pic:spPr>
                      <a:xfrm>
                        <a:off x="0" y="0"/>
                        <a:ext cx="5943600" cy="4457700"/>
                      </a:xfrm>
                      <a:prstGeom prst="rect">
                        <a:avLst/>
                      </a:prstGeom>
                    </pic:spPr>
                  </pic:pic>
                </a:graphicData>
              </a:graphic>
            </wp:inline>
          </w:drawing>
        </w:r>
      </w:ins>
    </w:p>
    <w:p w14:paraId="130BF4D8" w14:textId="03256E70" w:rsidR="00565465" w:rsidRPr="00E13EC2" w:rsidRDefault="00E13EC2" w:rsidP="00565465">
      <w:pPr>
        <w:pStyle w:val="BodyText"/>
        <w:rPr>
          <w:ins w:id="69" w:author="Ainhoa Magrach" w:date="2025-04-07T12:45:00Z" w16du:dateUtc="2025-04-07T10:45:00Z"/>
          <w:rFonts w:ascii="CMU Serif Roman" w:hAnsi="CMU Serif Roman" w:cs="CMU Serif Roman"/>
          <w:rPrChange w:id="70" w:author="Ainhoa Magrach" w:date="2025-04-07T13:30:00Z" w16du:dateUtc="2025-04-07T11:30:00Z">
            <w:rPr>
              <w:ins w:id="71" w:author="Ainhoa Magrach" w:date="2025-04-07T12:45:00Z" w16du:dateUtc="2025-04-07T10:45:00Z"/>
            </w:rPr>
          </w:rPrChange>
        </w:rPr>
      </w:pPr>
      <w:ins w:id="72" w:author="Ainhoa Magrach" w:date="2025-04-07T13:30:00Z" w16du:dateUtc="2025-04-07T11:30:00Z">
        <w:r>
          <w:rPr>
            <w:rFonts w:ascii="CMU Serif Roman" w:hAnsi="CMU Serif Roman" w:cs="CMU Serif Roman"/>
          </w:rPr>
          <w:t>Our analysis of fungal communities…</w:t>
        </w:r>
      </w:ins>
    </w:p>
    <w:p w14:paraId="1FD352F4" w14:textId="473250F4" w:rsidR="00565465" w:rsidRPr="00565465" w:rsidRDefault="00565465" w:rsidP="00565465">
      <w:pPr>
        <w:pStyle w:val="BodyText"/>
      </w:pPr>
    </w:p>
    <w:p w14:paraId="4CFB5353" w14:textId="77777777" w:rsidR="007F0F3C" w:rsidRDefault="00000000" w:rsidP="00565465">
      <w:pPr>
        <w:pStyle w:val="Heading2"/>
        <w:jc w:val="both"/>
        <w:rPr>
          <w:ins w:id="73" w:author="Ainhoa Magrach" w:date="2025-05-07T13:58:00Z" w16du:dateUtc="2025-05-07T11:58:00Z"/>
          <w:rFonts w:ascii="CMU Serif Roman" w:hAnsi="CMU Serif Roman" w:cs="CMU Serif Roman"/>
          <w:lang w:val="es-ES"/>
        </w:rPr>
      </w:pPr>
      <w:bookmarkStart w:id="74" w:name="discussion"/>
      <w:bookmarkEnd w:id="25"/>
      <w:proofErr w:type="spellStart"/>
      <w:r w:rsidRPr="003503EC">
        <w:rPr>
          <w:rFonts w:ascii="CMU Serif Roman" w:hAnsi="CMU Serif Roman" w:cs="CMU Serif Roman"/>
          <w:lang w:val="es-ES"/>
        </w:rPr>
        <w:t>Discussion</w:t>
      </w:r>
      <w:proofErr w:type="spellEnd"/>
    </w:p>
    <w:p w14:paraId="4E5D151F" w14:textId="3CFB2674" w:rsidR="00AD3D6D" w:rsidRPr="00AD3D6D" w:rsidRDefault="00AD3D6D" w:rsidP="00AD3D6D">
      <w:pPr>
        <w:pStyle w:val="BodyText"/>
        <w:rPr>
          <w:rFonts w:ascii="CMU Serif Roman" w:hAnsi="CMU Serif Roman" w:cs="CMU Serif Roman"/>
          <w:rPrChange w:id="75" w:author="Ainhoa Magrach" w:date="2025-05-07T13:58:00Z" w16du:dateUtc="2025-05-07T11:58:00Z">
            <w:rPr>
              <w:rFonts w:ascii="CMU Serif Roman" w:hAnsi="CMU Serif Roman" w:cs="CMU Serif Roman"/>
              <w:lang w:val="es-ES"/>
            </w:rPr>
          </w:rPrChange>
        </w:rPr>
        <w:pPrChange w:id="76" w:author="Ainhoa Magrach" w:date="2025-05-07T13:58:00Z" w16du:dateUtc="2025-05-07T11:58:00Z">
          <w:pPr>
            <w:pStyle w:val="Heading2"/>
            <w:jc w:val="both"/>
          </w:pPr>
        </w:pPrChange>
      </w:pPr>
      <w:ins w:id="77" w:author="Ainhoa Magrach" w:date="2025-05-07T13:58:00Z" w16du:dateUtc="2025-05-07T11:58:00Z">
        <w:r w:rsidRPr="00AD3D6D">
          <w:rPr>
            <w:rFonts w:ascii="CMU Serif Roman" w:hAnsi="CMU Serif Roman" w:cs="CMU Serif Roman"/>
            <w:rPrChange w:id="78" w:author="Ainhoa Magrach" w:date="2025-05-07T13:58:00Z" w16du:dateUtc="2025-05-07T11:58:00Z">
              <w:rPr>
                <w:rFonts w:ascii="CMU Serif Roman" w:hAnsi="CMU Serif Roman" w:cs="CMU Serif Roman"/>
                <w:lang w:val="es-ES"/>
              </w:rPr>
            </w:rPrChange>
          </w:rPr>
          <w:t xml:space="preserve">Our </w:t>
        </w:r>
        <w:r w:rsidRPr="00AD3D6D">
          <w:rPr>
            <w:rFonts w:ascii="CMU Serif Roman" w:hAnsi="CMU Serif Roman" w:cs="CMU Serif Roman"/>
          </w:rPr>
          <w:t>analysis</w:t>
        </w:r>
        <w:r w:rsidRPr="00AD3D6D">
          <w:rPr>
            <w:rFonts w:ascii="CMU Serif Roman" w:hAnsi="CMU Serif Roman" w:cs="CMU Serif Roman"/>
            <w:rPrChange w:id="79" w:author="Ainhoa Magrach" w:date="2025-05-07T13:58:00Z" w16du:dateUtc="2025-05-07T11:58:00Z">
              <w:rPr>
                <w:rFonts w:ascii="CMU Serif Roman" w:hAnsi="CMU Serif Roman" w:cs="CMU Serif Roman"/>
                <w:lang w:val="es-ES"/>
              </w:rPr>
            </w:rPrChange>
          </w:rPr>
          <w:t xml:space="preserve"> of the mi</w:t>
        </w:r>
        <w:r>
          <w:rPr>
            <w:rFonts w:ascii="CMU Serif Roman" w:hAnsi="CMU Serif Roman" w:cs="CMU Serif Roman"/>
          </w:rPr>
          <w:t xml:space="preserve">crobial composition of wild bumblebee guts shows that </w:t>
        </w:r>
      </w:ins>
    </w:p>
    <w:p w14:paraId="60B8842C" w14:textId="77777777" w:rsidR="007F0F3C" w:rsidRPr="00AD3D6D" w:rsidRDefault="00000000" w:rsidP="00565465">
      <w:pPr>
        <w:pStyle w:val="Heading2"/>
        <w:jc w:val="both"/>
        <w:rPr>
          <w:rFonts w:ascii="CMU Serif Roman" w:hAnsi="CMU Serif Roman" w:cs="CMU Serif Roman"/>
          <w:rPrChange w:id="80" w:author="Ainhoa Magrach" w:date="2025-05-07T13:58:00Z" w16du:dateUtc="2025-05-07T11:58:00Z">
            <w:rPr>
              <w:rFonts w:ascii="CMU Serif Roman" w:hAnsi="CMU Serif Roman" w:cs="CMU Serif Roman"/>
              <w:lang w:val="es-ES"/>
            </w:rPr>
          </w:rPrChange>
        </w:rPr>
      </w:pPr>
      <w:bookmarkStart w:id="81" w:name="references"/>
      <w:bookmarkEnd w:id="74"/>
      <w:r w:rsidRPr="00AD3D6D">
        <w:rPr>
          <w:rFonts w:ascii="CMU Serif Roman" w:hAnsi="CMU Serif Roman" w:cs="CMU Serif Roman"/>
          <w:rPrChange w:id="82" w:author="Ainhoa Magrach" w:date="2025-05-07T13:58:00Z" w16du:dateUtc="2025-05-07T11:58:00Z">
            <w:rPr>
              <w:rFonts w:ascii="CMU Serif Roman" w:hAnsi="CMU Serif Roman" w:cs="CMU Serif Roman"/>
              <w:lang w:val="es-ES"/>
            </w:rPr>
          </w:rPrChange>
        </w:rPr>
        <w:t>References</w:t>
      </w:r>
    </w:p>
    <w:p w14:paraId="21B370D7" w14:textId="77777777" w:rsidR="007F0F3C" w:rsidRPr="00565465" w:rsidRDefault="00000000" w:rsidP="00565465">
      <w:pPr>
        <w:pStyle w:val="Bibliography"/>
        <w:jc w:val="both"/>
        <w:rPr>
          <w:rFonts w:ascii="CMU Serif Roman" w:hAnsi="CMU Serif Roman" w:cs="CMU Serif Roman"/>
          <w:lang w:val="es-ES"/>
        </w:rPr>
      </w:pPr>
      <w:bookmarkStart w:id="83" w:name="ref-Albizu2002COMPARACINDL"/>
      <w:bookmarkStart w:id="84" w:name="refs"/>
      <w:r w:rsidRPr="00565465">
        <w:rPr>
          <w:rFonts w:ascii="CMU Serif Roman" w:hAnsi="CMU Serif Roman" w:cs="CMU Serif Roman"/>
          <w:lang w:val="es-ES"/>
        </w:rPr>
        <w:t xml:space="preserve">Albizu, Ibis, Gerardo </w:t>
      </w:r>
      <w:proofErr w:type="spellStart"/>
      <w:r w:rsidRPr="00565465">
        <w:rPr>
          <w:rFonts w:ascii="CMU Serif Roman" w:hAnsi="CMU Serif Roman" w:cs="CMU Serif Roman"/>
          <w:lang w:val="es-ES"/>
        </w:rPr>
        <w:t>Besga</w:t>
      </w:r>
      <w:proofErr w:type="spellEnd"/>
      <w:r w:rsidRPr="00565465">
        <w:rPr>
          <w:rFonts w:ascii="CMU Serif Roman" w:hAnsi="CMU Serif Roman" w:cs="CMU Serif Roman"/>
          <w:lang w:val="es-ES"/>
        </w:rPr>
        <w:t xml:space="preserve">, Carlos Garbisu, S. </w:t>
      </w:r>
      <w:proofErr w:type="spellStart"/>
      <w:r w:rsidRPr="00565465">
        <w:rPr>
          <w:rFonts w:ascii="CMU Serif Roman" w:hAnsi="CMU Serif Roman" w:cs="CMU Serif Roman"/>
          <w:lang w:val="es-ES"/>
        </w:rPr>
        <w:t>Mendarte</w:t>
      </w:r>
      <w:proofErr w:type="spellEnd"/>
      <w:r w:rsidRPr="00565465">
        <w:rPr>
          <w:rFonts w:ascii="CMU Serif Roman" w:hAnsi="CMU Serif Roman" w:cs="CMU Serif Roman"/>
          <w:lang w:val="es-ES"/>
        </w:rPr>
        <w:t xml:space="preserve">, </w:t>
      </w:r>
      <w:proofErr w:type="spellStart"/>
      <w:r w:rsidRPr="00565465">
        <w:rPr>
          <w:rFonts w:ascii="CMU Serif Roman" w:hAnsi="CMU Serif Roman" w:cs="CMU Serif Roman"/>
          <w:lang w:val="es-ES"/>
        </w:rPr>
        <w:t>Ibone</w:t>
      </w:r>
      <w:proofErr w:type="spellEnd"/>
      <w:r w:rsidRPr="00565465">
        <w:rPr>
          <w:rFonts w:ascii="CMU Serif Roman" w:hAnsi="CMU Serif Roman" w:cs="CMU Serif Roman"/>
          <w:lang w:val="es-ES"/>
        </w:rPr>
        <w:t xml:space="preserve"> Amezaga, Iker Mijangos, and Miren </w:t>
      </w:r>
      <w:proofErr w:type="spellStart"/>
      <w:r w:rsidRPr="00565465">
        <w:rPr>
          <w:rFonts w:ascii="CMU Serif Roman" w:hAnsi="CMU Serif Roman" w:cs="CMU Serif Roman"/>
          <w:lang w:val="es-ES"/>
        </w:rPr>
        <w:t>Onaindía</w:t>
      </w:r>
      <w:proofErr w:type="spellEnd"/>
      <w:r w:rsidRPr="00565465">
        <w:rPr>
          <w:rFonts w:ascii="CMU Serif Roman" w:hAnsi="CMU Serif Roman" w:cs="CMU Serif Roman"/>
          <w:lang w:val="es-ES"/>
        </w:rPr>
        <w:t>. 2002. “</w:t>
      </w:r>
      <w:proofErr w:type="spellStart"/>
      <w:r w:rsidRPr="00565465">
        <w:rPr>
          <w:rFonts w:ascii="CMU Serif Roman" w:hAnsi="CMU Serif Roman" w:cs="CMU Serif Roman"/>
          <w:lang w:val="es-ES"/>
        </w:rPr>
        <w:t>COMPARACIÓn</w:t>
      </w:r>
      <w:proofErr w:type="spellEnd"/>
      <w:r w:rsidRPr="00565465">
        <w:rPr>
          <w:rFonts w:ascii="CMU Serif Roman" w:hAnsi="CMU Serif Roman" w:cs="CMU Serif Roman"/>
          <w:lang w:val="es-ES"/>
        </w:rPr>
        <w:t xml:space="preserve"> DE LA ALTURA y UNIDADES DEL MEDIDOR DE PLACA COMO ESTIMADORES DE LA BIOMASA EN LOS PASTOS DE </w:t>
      </w:r>
      <w:proofErr w:type="spellStart"/>
      <w:r w:rsidRPr="00565465">
        <w:rPr>
          <w:rFonts w:ascii="CMU Serif Roman" w:hAnsi="CMU Serif Roman" w:cs="CMU Serif Roman"/>
          <w:lang w:val="es-ES"/>
        </w:rPr>
        <w:t>MONTAÑa</w:t>
      </w:r>
      <w:proofErr w:type="spellEnd"/>
      <w:r w:rsidRPr="00565465">
        <w:rPr>
          <w:rFonts w:ascii="CMU Serif Roman" w:hAnsi="CMU Serif Roman" w:cs="CMU Serif Roman"/>
          <w:lang w:val="es-ES"/>
        </w:rPr>
        <w:t xml:space="preserve"> DEL ÁREA DE GORBEIA (BIZKAIA).” In.</w:t>
      </w:r>
    </w:p>
    <w:p w14:paraId="7BFCAE4F" w14:textId="77777777" w:rsidR="007F0F3C" w:rsidRPr="00565465" w:rsidRDefault="00000000" w:rsidP="00565465">
      <w:pPr>
        <w:pStyle w:val="Bibliography"/>
        <w:jc w:val="both"/>
        <w:rPr>
          <w:rFonts w:ascii="CMU Serif Roman" w:hAnsi="CMU Serif Roman" w:cs="CMU Serif Roman"/>
        </w:rPr>
      </w:pPr>
      <w:bookmarkStart w:id="85" w:name="ref-allen-perkins2024"/>
      <w:bookmarkEnd w:id="83"/>
      <w:r w:rsidRPr="00565465">
        <w:rPr>
          <w:rFonts w:ascii="CMU Serif Roman" w:hAnsi="CMU Serif Roman" w:cs="CMU Serif Roman"/>
          <w:lang w:val="es-ES"/>
        </w:rPr>
        <w:t xml:space="preserve">Allen-Perkins, Alfonso, Maddi Artamendi, Daniel Montoya, Encarnación Rubio, and Ainhoa </w:t>
      </w:r>
      <w:proofErr w:type="spellStart"/>
      <w:r w:rsidRPr="00565465">
        <w:rPr>
          <w:rFonts w:ascii="CMU Serif Roman" w:hAnsi="CMU Serif Roman" w:cs="CMU Serif Roman"/>
          <w:lang w:val="es-ES"/>
        </w:rPr>
        <w:t>Magrach</w:t>
      </w:r>
      <w:proofErr w:type="spellEnd"/>
      <w:r w:rsidRPr="00565465">
        <w:rPr>
          <w:rFonts w:ascii="CMU Serif Roman" w:hAnsi="CMU Serif Roman" w:cs="CMU Serif Roman"/>
          <w:lang w:val="es-ES"/>
        </w:rPr>
        <w:t xml:space="preserve">. </w:t>
      </w:r>
      <w:r w:rsidRPr="00565465">
        <w:rPr>
          <w:rFonts w:ascii="CMU Serif Roman" w:hAnsi="CMU Serif Roman" w:cs="CMU Serif Roman"/>
        </w:rPr>
        <w:t xml:space="preserve">2024. “Untangling the Plant Reproductive Success of Changing Community Composition and Pollinator Foraging Choices.” </w:t>
      </w:r>
      <w:r w:rsidRPr="00565465">
        <w:rPr>
          <w:rFonts w:ascii="CMU Serif Roman" w:hAnsi="CMU Serif Roman" w:cs="CMU Serif Roman"/>
          <w:i/>
          <w:iCs/>
        </w:rPr>
        <w:t>Ecography</w:t>
      </w:r>
      <w:r w:rsidRPr="00565465">
        <w:rPr>
          <w:rFonts w:ascii="CMU Serif Roman" w:hAnsi="CMU Serif Roman" w:cs="CMU Serif Roman"/>
        </w:rPr>
        <w:t xml:space="preserve">, July. </w:t>
      </w:r>
      <w:hyperlink r:id="rId11">
        <w:r w:rsidR="007F0F3C" w:rsidRPr="00565465">
          <w:rPr>
            <w:rStyle w:val="Hyperlink"/>
            <w:rFonts w:ascii="CMU Serif Roman" w:hAnsi="CMU Serif Roman" w:cs="CMU Serif Roman"/>
          </w:rPr>
          <w:t>https://doi.org/10.1111/ecog.07240</w:t>
        </w:r>
      </w:hyperlink>
      <w:r w:rsidRPr="00565465">
        <w:rPr>
          <w:rFonts w:ascii="CMU Serif Roman" w:hAnsi="CMU Serif Roman" w:cs="CMU Serif Roman"/>
        </w:rPr>
        <w:t>.</w:t>
      </w:r>
    </w:p>
    <w:p w14:paraId="27B81479" w14:textId="77777777" w:rsidR="007F0F3C" w:rsidRPr="00565465" w:rsidRDefault="00000000" w:rsidP="00565465">
      <w:pPr>
        <w:pStyle w:val="Bibliography"/>
        <w:jc w:val="both"/>
        <w:rPr>
          <w:rFonts w:ascii="CMU Serif Roman" w:hAnsi="CMU Serif Roman" w:cs="CMU Serif Roman"/>
        </w:rPr>
      </w:pPr>
      <w:bookmarkStart w:id="86" w:name="ref-carlini2024"/>
      <w:bookmarkEnd w:id="85"/>
      <w:r w:rsidRPr="00565465">
        <w:rPr>
          <w:rFonts w:ascii="CMU Serif Roman" w:hAnsi="CMU Serif Roman" w:cs="CMU Serif Roman"/>
        </w:rPr>
        <w:lastRenderedPageBreak/>
        <w:t xml:space="preserve">Carlini, David B., Sundre K. Winslow, Katja Cloppenborg-Schmidt, and John F. Baines. 2024. “Quantitative Microbiome Profiling of Honey Bee (Apis Mellifera) Guts Is Predictive of Winter Colony Loss in Northern Virginia (USA).” </w:t>
      </w:r>
      <w:r w:rsidRPr="00565465">
        <w:rPr>
          <w:rFonts w:ascii="CMU Serif Roman" w:hAnsi="CMU Serif Roman" w:cs="CMU Serif Roman"/>
          <w:i/>
          <w:iCs/>
        </w:rPr>
        <w:t>Scientific Reports</w:t>
      </w:r>
      <w:r w:rsidRPr="00565465">
        <w:rPr>
          <w:rFonts w:ascii="CMU Serif Roman" w:hAnsi="CMU Serif Roman" w:cs="CMU Serif Roman"/>
        </w:rPr>
        <w:t xml:space="preserve"> 14 (1). </w:t>
      </w:r>
      <w:hyperlink r:id="rId12">
        <w:r w:rsidR="007F0F3C" w:rsidRPr="00565465">
          <w:rPr>
            <w:rStyle w:val="Hyperlink"/>
            <w:rFonts w:ascii="CMU Serif Roman" w:hAnsi="CMU Serif Roman" w:cs="CMU Serif Roman"/>
          </w:rPr>
          <w:t>https://doi.org/10.1038/s41598-024-61199-9</w:t>
        </w:r>
      </w:hyperlink>
      <w:r w:rsidRPr="00565465">
        <w:rPr>
          <w:rFonts w:ascii="CMU Serif Roman" w:hAnsi="CMU Serif Roman" w:cs="CMU Serif Roman"/>
        </w:rPr>
        <w:t>.</w:t>
      </w:r>
    </w:p>
    <w:p w14:paraId="5BF61E87" w14:textId="77777777" w:rsidR="007F0F3C" w:rsidRPr="00565465" w:rsidRDefault="00000000" w:rsidP="00565465">
      <w:pPr>
        <w:pStyle w:val="Bibliography"/>
        <w:jc w:val="both"/>
        <w:rPr>
          <w:rFonts w:ascii="CMU Serif Roman" w:hAnsi="CMU Serif Roman" w:cs="CMU Serif Roman"/>
        </w:rPr>
      </w:pPr>
      <w:bookmarkStart w:id="87" w:name="ref-devkota2024"/>
      <w:bookmarkEnd w:id="86"/>
      <w:r w:rsidRPr="00565465">
        <w:rPr>
          <w:rFonts w:ascii="CMU Serif Roman" w:hAnsi="CMU Serif Roman" w:cs="CMU Serif Roman"/>
        </w:rPr>
        <w:t xml:space="preserve">Devkota, Kedar, Alice B. Ferreira, Thomas P. Timberlake, and Charles F. dos Santos. 2024. “The Impact of Pollinator Decline on Global Protein Production: Implications for Livestock and Plant-Based Products.” </w:t>
      </w:r>
      <w:r w:rsidRPr="00565465">
        <w:rPr>
          <w:rFonts w:ascii="CMU Serif Roman" w:hAnsi="CMU Serif Roman" w:cs="CMU Serif Roman"/>
          <w:i/>
          <w:iCs/>
        </w:rPr>
        <w:t>Global Ecology and Conservation</w:t>
      </w:r>
      <w:r w:rsidRPr="00565465">
        <w:rPr>
          <w:rFonts w:ascii="CMU Serif Roman" w:hAnsi="CMU Serif Roman" w:cs="CMU Serif Roman"/>
        </w:rPr>
        <w:t xml:space="preserve"> 50 (April): e02815. </w:t>
      </w:r>
      <w:hyperlink r:id="rId13">
        <w:r w:rsidR="007F0F3C" w:rsidRPr="00565465">
          <w:rPr>
            <w:rStyle w:val="Hyperlink"/>
            <w:rFonts w:ascii="CMU Serif Roman" w:hAnsi="CMU Serif Roman" w:cs="CMU Serif Roman"/>
          </w:rPr>
          <w:t>https://doi.org/10.1016/j.gecco.2024.e02815</w:t>
        </w:r>
      </w:hyperlink>
      <w:r w:rsidRPr="00565465">
        <w:rPr>
          <w:rFonts w:ascii="CMU Serif Roman" w:hAnsi="CMU Serif Roman" w:cs="CMU Serif Roman"/>
        </w:rPr>
        <w:t>.</w:t>
      </w:r>
    </w:p>
    <w:p w14:paraId="0BFE0035" w14:textId="77777777" w:rsidR="007F0F3C" w:rsidRPr="00565465" w:rsidRDefault="00000000" w:rsidP="00565465">
      <w:pPr>
        <w:pStyle w:val="Bibliography"/>
        <w:jc w:val="both"/>
        <w:rPr>
          <w:rFonts w:ascii="CMU Serif Roman" w:hAnsi="CMU Serif Roman" w:cs="CMU Serif Roman"/>
        </w:rPr>
      </w:pPr>
      <w:bookmarkStart w:id="88" w:name="ref-engel2012"/>
      <w:bookmarkEnd w:id="87"/>
      <w:r w:rsidRPr="00565465">
        <w:rPr>
          <w:rFonts w:ascii="CMU Serif Roman" w:hAnsi="CMU Serif Roman" w:cs="CMU Serif Roman"/>
        </w:rPr>
        <w:t xml:space="preserve">Engel, Philipp, Vincent G. Martinson, and Nancy A. Moran. 2012. “Functional Diversity Within the Simple Gut Microbiota of the Honey Bee.” </w:t>
      </w:r>
      <w:r w:rsidRPr="00565465">
        <w:rPr>
          <w:rFonts w:ascii="CMU Serif Roman" w:hAnsi="CMU Serif Roman" w:cs="CMU Serif Roman"/>
          <w:i/>
          <w:iCs/>
        </w:rPr>
        <w:t>Proceedings of the National Academy of Sciences</w:t>
      </w:r>
      <w:r w:rsidRPr="00565465">
        <w:rPr>
          <w:rFonts w:ascii="CMU Serif Roman" w:hAnsi="CMU Serif Roman" w:cs="CMU Serif Roman"/>
        </w:rPr>
        <w:t xml:space="preserve"> 109 (27): 11002–7. </w:t>
      </w:r>
      <w:hyperlink r:id="rId14">
        <w:r w:rsidR="007F0F3C" w:rsidRPr="00565465">
          <w:rPr>
            <w:rStyle w:val="Hyperlink"/>
            <w:rFonts w:ascii="CMU Serif Roman" w:hAnsi="CMU Serif Roman" w:cs="CMU Serif Roman"/>
          </w:rPr>
          <w:t>https://doi.org/10.1073/pnas.1202970109</w:t>
        </w:r>
      </w:hyperlink>
      <w:r w:rsidRPr="00565465">
        <w:rPr>
          <w:rFonts w:ascii="CMU Serif Roman" w:hAnsi="CMU Serif Roman" w:cs="CMU Serif Roman"/>
        </w:rPr>
        <w:t>.</w:t>
      </w:r>
    </w:p>
    <w:p w14:paraId="2A5A9898" w14:textId="77777777" w:rsidR="007F0F3C" w:rsidRPr="00565465" w:rsidRDefault="00000000" w:rsidP="00565465">
      <w:pPr>
        <w:pStyle w:val="Bibliography"/>
        <w:jc w:val="both"/>
        <w:rPr>
          <w:rFonts w:ascii="CMU Serif Roman" w:hAnsi="CMU Serif Roman" w:cs="CMU Serif Roman"/>
        </w:rPr>
      </w:pPr>
      <w:bookmarkStart w:id="89" w:name="ref-Engel2013"/>
      <w:bookmarkEnd w:id="88"/>
      <w:r w:rsidRPr="00565465">
        <w:rPr>
          <w:rFonts w:ascii="CMU Serif Roman" w:hAnsi="CMU Serif Roman" w:cs="CMU Serif Roman"/>
        </w:rPr>
        <w:t xml:space="preserve">Engel, Philipp, and Nancy A. Moran. 2013. “The Gut Microbiota of Insects  Diversity in Structure and Function.” </w:t>
      </w:r>
      <w:r w:rsidRPr="00565465">
        <w:rPr>
          <w:rFonts w:ascii="CMU Serif Roman" w:hAnsi="CMU Serif Roman" w:cs="CMU Serif Roman"/>
          <w:i/>
          <w:iCs/>
        </w:rPr>
        <w:t>FEMS Microbiology Reviews</w:t>
      </w:r>
      <w:r w:rsidRPr="00565465">
        <w:rPr>
          <w:rFonts w:ascii="CMU Serif Roman" w:hAnsi="CMU Serif Roman" w:cs="CMU Serif Roman"/>
        </w:rPr>
        <w:t xml:space="preserve"> 37 (5): 699–735. </w:t>
      </w:r>
      <w:hyperlink r:id="rId15">
        <w:r w:rsidR="007F0F3C" w:rsidRPr="00565465">
          <w:rPr>
            <w:rStyle w:val="Hyperlink"/>
            <w:rFonts w:ascii="CMU Serif Roman" w:hAnsi="CMU Serif Roman" w:cs="CMU Serif Roman"/>
          </w:rPr>
          <w:t>https://doi.org/10.1111/1574-6976.12025</w:t>
        </w:r>
      </w:hyperlink>
      <w:r w:rsidRPr="00565465">
        <w:rPr>
          <w:rFonts w:ascii="CMU Serif Roman" w:hAnsi="CMU Serif Roman" w:cs="CMU Serif Roman"/>
        </w:rPr>
        <w:t>.</w:t>
      </w:r>
    </w:p>
    <w:p w14:paraId="709CC08E" w14:textId="77777777" w:rsidR="007F0F3C" w:rsidRPr="00565465" w:rsidRDefault="00000000" w:rsidP="00565465">
      <w:pPr>
        <w:pStyle w:val="Bibliography"/>
        <w:jc w:val="both"/>
        <w:rPr>
          <w:rFonts w:ascii="CMU Serif Roman" w:hAnsi="CMU Serif Roman" w:cs="CMU Serif Roman"/>
        </w:rPr>
      </w:pPr>
      <w:bookmarkStart w:id="90" w:name="ref-ferguson2018"/>
      <w:bookmarkEnd w:id="89"/>
      <w:r w:rsidRPr="00565465">
        <w:rPr>
          <w:rFonts w:ascii="CMU Serif Roman" w:hAnsi="CMU Serif Roman" w:cs="CMU Serif Roman"/>
        </w:rPr>
        <w:t xml:space="preserve">Ferguson, Laura V., Pranav Dhakal, Jacqueline E. Lebenzon, David E. Heinrichs, Carol Bucking, and Brent J. Sinclair. 2018. “Seasonal Shifts in the Insect Gut Microbiome Are Concurrent with Changes in Cold Tolerance and Immunity.” Edited by Seth Barribeau. </w:t>
      </w:r>
      <w:r w:rsidRPr="00565465">
        <w:rPr>
          <w:rFonts w:ascii="CMU Serif Roman" w:hAnsi="CMU Serif Roman" w:cs="CMU Serif Roman"/>
          <w:i/>
          <w:iCs/>
        </w:rPr>
        <w:t>Functional Ecology</w:t>
      </w:r>
      <w:r w:rsidRPr="00565465">
        <w:rPr>
          <w:rFonts w:ascii="CMU Serif Roman" w:hAnsi="CMU Serif Roman" w:cs="CMU Serif Roman"/>
        </w:rPr>
        <w:t xml:space="preserve"> 32 (10): 2357–68. </w:t>
      </w:r>
      <w:hyperlink r:id="rId16">
        <w:r w:rsidR="007F0F3C" w:rsidRPr="00565465">
          <w:rPr>
            <w:rStyle w:val="Hyperlink"/>
            <w:rFonts w:ascii="CMU Serif Roman" w:hAnsi="CMU Serif Roman" w:cs="CMU Serif Roman"/>
          </w:rPr>
          <w:t>https://doi.org/10.1111/1365-2435.13153</w:t>
        </w:r>
      </w:hyperlink>
      <w:r w:rsidRPr="00565465">
        <w:rPr>
          <w:rFonts w:ascii="CMU Serif Roman" w:hAnsi="CMU Serif Roman" w:cs="CMU Serif Roman"/>
        </w:rPr>
        <w:t>.</w:t>
      </w:r>
    </w:p>
    <w:p w14:paraId="4893F069" w14:textId="77777777" w:rsidR="007F0F3C" w:rsidRPr="00565465" w:rsidRDefault="00000000" w:rsidP="00565465">
      <w:pPr>
        <w:pStyle w:val="Bibliography"/>
        <w:jc w:val="both"/>
        <w:rPr>
          <w:rFonts w:ascii="CMU Serif Roman" w:hAnsi="CMU Serif Roman" w:cs="CMU Serif Roman"/>
        </w:rPr>
      </w:pPr>
      <w:bookmarkStart w:id="91" w:name="ref-gérard2020"/>
      <w:bookmarkEnd w:id="90"/>
      <w:r w:rsidRPr="00565465">
        <w:rPr>
          <w:rFonts w:ascii="CMU Serif Roman" w:hAnsi="CMU Serif Roman" w:cs="CMU Serif Roman"/>
        </w:rPr>
        <w:t xml:space="preserve">Gérard, Maxence, Maryse Vanderplanck, Thomas Wood, and Denis Michez. 2020. “Global Warming and Plantpollinator Mismatches.” Edited by Alison Scott-Brown and Hauke Koch. </w:t>
      </w:r>
      <w:r w:rsidRPr="00565465">
        <w:rPr>
          <w:rFonts w:ascii="CMU Serif Roman" w:hAnsi="CMU Serif Roman" w:cs="CMU Serif Roman"/>
          <w:i/>
          <w:iCs/>
        </w:rPr>
        <w:t>Emerging Topics in Life Sciences</w:t>
      </w:r>
      <w:r w:rsidRPr="00565465">
        <w:rPr>
          <w:rFonts w:ascii="CMU Serif Roman" w:hAnsi="CMU Serif Roman" w:cs="CMU Serif Roman"/>
        </w:rPr>
        <w:t xml:space="preserve"> 4 (1): 77–86. </w:t>
      </w:r>
      <w:hyperlink r:id="rId17">
        <w:r w:rsidR="007F0F3C" w:rsidRPr="00565465">
          <w:rPr>
            <w:rStyle w:val="Hyperlink"/>
            <w:rFonts w:ascii="CMU Serif Roman" w:hAnsi="CMU Serif Roman" w:cs="CMU Serif Roman"/>
          </w:rPr>
          <w:t>https://doi.org/10.1042/etls20190139</w:t>
        </w:r>
      </w:hyperlink>
      <w:r w:rsidRPr="00565465">
        <w:rPr>
          <w:rFonts w:ascii="CMU Serif Roman" w:hAnsi="CMU Serif Roman" w:cs="CMU Serif Roman"/>
        </w:rPr>
        <w:t>.</w:t>
      </w:r>
    </w:p>
    <w:p w14:paraId="6E7ACA7A" w14:textId="77777777" w:rsidR="007F0F3C" w:rsidRPr="00565465" w:rsidRDefault="00000000" w:rsidP="00565465">
      <w:pPr>
        <w:pStyle w:val="Bibliography"/>
        <w:jc w:val="both"/>
        <w:rPr>
          <w:rFonts w:ascii="CMU Serif Roman" w:hAnsi="CMU Serif Roman" w:cs="CMU Serif Roman"/>
        </w:rPr>
      </w:pPr>
      <w:bookmarkStart w:id="92" w:name="ref-guzman2024"/>
      <w:bookmarkEnd w:id="91"/>
      <w:r w:rsidRPr="00565465">
        <w:rPr>
          <w:rFonts w:ascii="CMU Serif Roman" w:hAnsi="CMU Serif Roman" w:cs="CMU Serif Roman"/>
        </w:rPr>
        <w:t xml:space="preserve">Guzman, Laura Melissa, Elizabeth Elle, Lora A. Morandin, Neil S. Cobb, Paige R. Chesshire, Lindsie M. McCabe, Alice Hughes, Michael Orr, and Leithen K. M’Gonigle. 2024. “Impact of Pesticide Use on Wild Bee Distributions Across the United States.” </w:t>
      </w:r>
      <w:r w:rsidRPr="00565465">
        <w:rPr>
          <w:rFonts w:ascii="CMU Serif Roman" w:hAnsi="CMU Serif Roman" w:cs="CMU Serif Roman"/>
          <w:i/>
          <w:iCs/>
        </w:rPr>
        <w:t>Nature Sustainability</w:t>
      </w:r>
      <w:r w:rsidRPr="00565465">
        <w:rPr>
          <w:rFonts w:ascii="CMU Serif Roman" w:hAnsi="CMU Serif Roman" w:cs="CMU Serif Roman"/>
        </w:rPr>
        <w:t xml:space="preserve"> 7 (10): 1324–34. </w:t>
      </w:r>
      <w:hyperlink r:id="rId18">
        <w:r w:rsidR="007F0F3C" w:rsidRPr="00565465">
          <w:rPr>
            <w:rStyle w:val="Hyperlink"/>
            <w:rFonts w:ascii="CMU Serif Roman" w:hAnsi="CMU Serif Roman" w:cs="CMU Serif Roman"/>
          </w:rPr>
          <w:t>https://doi.org/10.1038/s41893-024-01413-8</w:t>
        </w:r>
      </w:hyperlink>
      <w:r w:rsidRPr="00565465">
        <w:rPr>
          <w:rFonts w:ascii="CMU Serif Roman" w:hAnsi="CMU Serif Roman" w:cs="CMU Serif Roman"/>
        </w:rPr>
        <w:t>.</w:t>
      </w:r>
    </w:p>
    <w:p w14:paraId="77B69E75" w14:textId="77777777" w:rsidR="007F0F3C" w:rsidRPr="00565465" w:rsidRDefault="00000000" w:rsidP="00565465">
      <w:pPr>
        <w:pStyle w:val="Bibliography"/>
        <w:jc w:val="both"/>
        <w:rPr>
          <w:rFonts w:ascii="CMU Serif Roman" w:hAnsi="CMU Serif Roman" w:cs="CMU Serif Roman"/>
        </w:rPr>
      </w:pPr>
      <w:bookmarkStart w:id="93" w:name="ref-klein2006"/>
      <w:bookmarkEnd w:id="92"/>
      <w:r w:rsidRPr="00565465">
        <w:rPr>
          <w:rFonts w:ascii="CMU Serif Roman" w:hAnsi="CMU Serif Roman" w:cs="CMU Serif Roman"/>
        </w:rPr>
        <w:t xml:space="preserve">Klein, Alexandra-Maria, Bernard E Vaissière, James H Cane, Ingolf Steffan-Dewenter, Saul A Cunningham, Claire Kremen, and Teja Tscharntke. 2006. “Importance of Pollinators in Changing Landscapes for World Crops.” </w:t>
      </w:r>
      <w:r w:rsidRPr="00565465">
        <w:rPr>
          <w:rFonts w:ascii="CMU Serif Roman" w:hAnsi="CMU Serif Roman" w:cs="CMU Serif Roman"/>
          <w:i/>
          <w:iCs/>
        </w:rPr>
        <w:t>Proceedings of the Royal Society B: Biological Sciences</w:t>
      </w:r>
      <w:r w:rsidRPr="00565465">
        <w:rPr>
          <w:rFonts w:ascii="CMU Serif Roman" w:hAnsi="CMU Serif Roman" w:cs="CMU Serif Roman"/>
        </w:rPr>
        <w:t xml:space="preserve"> 274 (1608): 303–13. </w:t>
      </w:r>
      <w:hyperlink r:id="rId19">
        <w:r w:rsidR="007F0F3C" w:rsidRPr="00565465">
          <w:rPr>
            <w:rStyle w:val="Hyperlink"/>
            <w:rFonts w:ascii="CMU Serif Roman" w:hAnsi="CMU Serif Roman" w:cs="CMU Serif Roman"/>
          </w:rPr>
          <w:t>https://doi.org/10.1098/rspb.2006.3721</w:t>
        </w:r>
      </w:hyperlink>
      <w:r w:rsidRPr="00565465">
        <w:rPr>
          <w:rFonts w:ascii="CMU Serif Roman" w:hAnsi="CMU Serif Roman" w:cs="CMU Serif Roman"/>
        </w:rPr>
        <w:t>.</w:t>
      </w:r>
    </w:p>
    <w:p w14:paraId="33E9DD53" w14:textId="77777777" w:rsidR="007F0F3C" w:rsidRPr="00565465" w:rsidRDefault="00000000" w:rsidP="00565465">
      <w:pPr>
        <w:pStyle w:val="Bibliography"/>
        <w:jc w:val="both"/>
        <w:rPr>
          <w:rFonts w:ascii="CMU Serif Roman" w:hAnsi="CMU Serif Roman" w:cs="CMU Serif Roman"/>
        </w:rPr>
      </w:pPr>
      <w:bookmarkStart w:id="94" w:name="ref-koch2011"/>
      <w:bookmarkEnd w:id="93"/>
      <w:r w:rsidRPr="00565465">
        <w:rPr>
          <w:rFonts w:ascii="CMU Serif Roman" w:hAnsi="CMU Serif Roman" w:cs="CMU Serif Roman"/>
        </w:rPr>
        <w:t xml:space="preserve">Koch, Hauke, and Paul Schmid-Hempel. 2011. “Socially Transmitted Gut Microbiota Protect Bumble Bees Against an Intestinal Parasite.” </w:t>
      </w:r>
      <w:r w:rsidRPr="00565465">
        <w:rPr>
          <w:rFonts w:ascii="CMU Serif Roman" w:hAnsi="CMU Serif Roman" w:cs="CMU Serif Roman"/>
          <w:i/>
          <w:iCs/>
        </w:rPr>
        <w:t>Proceedings of the National Academy of Sciences</w:t>
      </w:r>
      <w:r w:rsidRPr="00565465">
        <w:rPr>
          <w:rFonts w:ascii="CMU Serif Roman" w:hAnsi="CMU Serif Roman" w:cs="CMU Serif Roman"/>
        </w:rPr>
        <w:t xml:space="preserve"> 108 (48): 19288–92. </w:t>
      </w:r>
      <w:hyperlink r:id="rId20">
        <w:r w:rsidR="007F0F3C" w:rsidRPr="00565465">
          <w:rPr>
            <w:rStyle w:val="Hyperlink"/>
            <w:rFonts w:ascii="CMU Serif Roman" w:hAnsi="CMU Serif Roman" w:cs="CMU Serif Roman"/>
          </w:rPr>
          <w:t>https://doi.org/10.1073/pnas.1110474108</w:t>
        </w:r>
      </w:hyperlink>
      <w:r w:rsidRPr="00565465">
        <w:rPr>
          <w:rFonts w:ascii="CMU Serif Roman" w:hAnsi="CMU Serif Roman" w:cs="CMU Serif Roman"/>
        </w:rPr>
        <w:t>.</w:t>
      </w:r>
    </w:p>
    <w:p w14:paraId="2DDC8581" w14:textId="77777777" w:rsidR="007F0F3C" w:rsidRPr="00565465" w:rsidRDefault="00000000" w:rsidP="00565465">
      <w:pPr>
        <w:pStyle w:val="Bibliography"/>
        <w:jc w:val="both"/>
        <w:rPr>
          <w:rFonts w:ascii="CMU Serif Roman" w:hAnsi="CMU Serif Roman" w:cs="CMU Serif Roman"/>
        </w:rPr>
      </w:pPr>
      <w:bookmarkStart w:id="95" w:name="ref-li2023"/>
      <w:bookmarkEnd w:id="94"/>
      <w:r w:rsidRPr="00565465">
        <w:rPr>
          <w:rFonts w:ascii="CMU Serif Roman" w:hAnsi="CMU Serif Roman" w:cs="CMU Serif Roman"/>
        </w:rPr>
        <w:t xml:space="preserve">Li, Jilian, Logan Sauers, Daohua Zhuang, Haiqing Ren, Jun Guo, Liuhao Wang, Mingsheng Zhuang, et al. 2023. “Divergence and Convergence of Gut Microbiomes of Wild </w:t>
      </w:r>
      <w:r w:rsidRPr="00565465">
        <w:rPr>
          <w:rFonts w:ascii="CMU Serif Roman" w:hAnsi="CMU Serif Roman" w:cs="CMU Serif Roman"/>
        </w:rPr>
        <w:lastRenderedPageBreak/>
        <w:t xml:space="preserve">Insect Pollinators.” Edited by Margaret J. McFall-Ngai and William Ludington. </w:t>
      </w:r>
      <w:r w:rsidRPr="00565465">
        <w:rPr>
          <w:rFonts w:ascii="CMU Serif Roman" w:hAnsi="CMU Serif Roman" w:cs="CMU Serif Roman"/>
          <w:i/>
          <w:iCs/>
        </w:rPr>
        <w:t>mBio</w:t>
      </w:r>
      <w:r w:rsidRPr="00565465">
        <w:rPr>
          <w:rFonts w:ascii="CMU Serif Roman" w:hAnsi="CMU Serif Roman" w:cs="CMU Serif Roman"/>
        </w:rPr>
        <w:t xml:space="preserve">, July. </w:t>
      </w:r>
      <w:hyperlink r:id="rId21">
        <w:r w:rsidR="007F0F3C" w:rsidRPr="00565465">
          <w:rPr>
            <w:rStyle w:val="Hyperlink"/>
            <w:rFonts w:ascii="CMU Serif Roman" w:hAnsi="CMU Serif Roman" w:cs="CMU Serif Roman"/>
          </w:rPr>
          <w:t>https://doi.org/10.1128/mbio.01270-23</w:t>
        </w:r>
      </w:hyperlink>
      <w:r w:rsidRPr="00565465">
        <w:rPr>
          <w:rFonts w:ascii="CMU Serif Roman" w:hAnsi="CMU Serif Roman" w:cs="CMU Serif Roman"/>
        </w:rPr>
        <w:t>.</w:t>
      </w:r>
    </w:p>
    <w:p w14:paraId="7FFA8338" w14:textId="77777777" w:rsidR="007F0F3C" w:rsidRPr="00565465" w:rsidRDefault="00000000" w:rsidP="00565465">
      <w:pPr>
        <w:pStyle w:val="Bibliography"/>
        <w:jc w:val="both"/>
        <w:rPr>
          <w:rFonts w:ascii="CMU Serif Roman" w:hAnsi="CMU Serif Roman" w:cs="CMU Serif Roman"/>
        </w:rPr>
      </w:pPr>
      <w:bookmarkStart w:id="96" w:name="ref-ludvigsen2015"/>
      <w:bookmarkEnd w:id="95"/>
      <w:r w:rsidRPr="00565465">
        <w:rPr>
          <w:rFonts w:ascii="CMU Serif Roman" w:hAnsi="CMU Serif Roman" w:cs="CMU Serif Roman"/>
        </w:rPr>
        <w:t xml:space="preserve">Ludvigsen, Jane, Anbjørg Rangberg, Ekaterina Avershina, Monika Sekelja, Claus Kreibich, Gro Amdam, and Knut Rudi. 2015. “Shifts in the Midgut/Pyloric Microbiota Composition Within a Honey Bee Apiary Throughout a Season.” </w:t>
      </w:r>
      <w:r w:rsidRPr="00565465">
        <w:rPr>
          <w:rFonts w:ascii="CMU Serif Roman" w:hAnsi="CMU Serif Roman" w:cs="CMU Serif Roman"/>
          <w:i/>
          <w:iCs/>
        </w:rPr>
        <w:t>Microbes and Environments</w:t>
      </w:r>
      <w:r w:rsidRPr="00565465">
        <w:rPr>
          <w:rFonts w:ascii="CMU Serif Roman" w:hAnsi="CMU Serif Roman" w:cs="CMU Serif Roman"/>
        </w:rPr>
        <w:t xml:space="preserve"> 30 (3): 235–44. </w:t>
      </w:r>
      <w:hyperlink r:id="rId22">
        <w:r w:rsidR="007F0F3C" w:rsidRPr="00565465">
          <w:rPr>
            <w:rStyle w:val="Hyperlink"/>
            <w:rFonts w:ascii="CMU Serif Roman" w:hAnsi="CMU Serif Roman" w:cs="CMU Serif Roman"/>
          </w:rPr>
          <w:t>https://doi.org/10.1264/jsme2.me15019</w:t>
        </w:r>
      </w:hyperlink>
      <w:r w:rsidRPr="00565465">
        <w:rPr>
          <w:rFonts w:ascii="CMU Serif Roman" w:hAnsi="CMU Serif Roman" w:cs="CMU Serif Roman"/>
        </w:rPr>
        <w:t>.</w:t>
      </w:r>
    </w:p>
    <w:p w14:paraId="488907FC" w14:textId="77777777" w:rsidR="007F0F3C" w:rsidRPr="00565465" w:rsidRDefault="00000000" w:rsidP="00565465">
      <w:pPr>
        <w:pStyle w:val="Bibliography"/>
        <w:jc w:val="both"/>
        <w:rPr>
          <w:rFonts w:ascii="CMU Serif Roman" w:hAnsi="CMU Serif Roman" w:cs="CMU Serif Roman"/>
        </w:rPr>
      </w:pPr>
      <w:bookmarkStart w:id="97" w:name="ref-maes2016"/>
      <w:bookmarkEnd w:id="96"/>
      <w:r w:rsidRPr="00565465">
        <w:rPr>
          <w:rFonts w:ascii="CMU Serif Roman" w:hAnsi="CMU Serif Roman" w:cs="CMU Serif Roman"/>
        </w:rPr>
        <w:t>Maes, Patrick W., Pedro A. P. Rodrigues, Randy Oliver, Brendon M. Mott, and Kirk E. Anderson. 2016. “Diet-Related Gut Bacterial Dysbiosis Correlates with Impaired Development, Increased Mortality and Nosema Disease in the Honeybee (</w:t>
      </w:r>
      <w:r w:rsidRPr="00565465">
        <w:rPr>
          <w:rFonts w:ascii="CMU Serif Roman" w:hAnsi="CMU Serif Roman" w:cs="CMU Serif Roman"/>
          <w:i/>
          <w:iCs/>
        </w:rPr>
        <w:t>Apis Mellifera</w:t>
      </w:r>
      <w:r w:rsidRPr="00565465">
        <w:rPr>
          <w:rFonts w:ascii="CMU Serif Roman" w:hAnsi="CMU Serif Roman" w:cs="CMU Serif Roman"/>
        </w:rPr>
        <w:t xml:space="preserve">).” </w:t>
      </w:r>
      <w:r w:rsidRPr="00565465">
        <w:rPr>
          <w:rFonts w:ascii="CMU Serif Roman" w:hAnsi="CMU Serif Roman" w:cs="CMU Serif Roman"/>
          <w:i/>
          <w:iCs/>
        </w:rPr>
        <w:t>Molecular Ecology</w:t>
      </w:r>
      <w:r w:rsidRPr="00565465">
        <w:rPr>
          <w:rFonts w:ascii="CMU Serif Roman" w:hAnsi="CMU Serif Roman" w:cs="CMU Serif Roman"/>
        </w:rPr>
        <w:t xml:space="preserve"> 25 (21): 5439–50. </w:t>
      </w:r>
      <w:hyperlink r:id="rId23">
        <w:r w:rsidR="007F0F3C" w:rsidRPr="00565465">
          <w:rPr>
            <w:rStyle w:val="Hyperlink"/>
            <w:rFonts w:ascii="CMU Serif Roman" w:hAnsi="CMU Serif Roman" w:cs="CMU Serif Roman"/>
          </w:rPr>
          <w:t>https://doi.org/10.1111/mec.13862</w:t>
        </w:r>
      </w:hyperlink>
      <w:r w:rsidRPr="00565465">
        <w:rPr>
          <w:rFonts w:ascii="CMU Serif Roman" w:hAnsi="CMU Serif Roman" w:cs="CMU Serif Roman"/>
        </w:rPr>
        <w:t>.</w:t>
      </w:r>
    </w:p>
    <w:p w14:paraId="4C042623" w14:textId="77777777" w:rsidR="007F0F3C" w:rsidRPr="00565465" w:rsidRDefault="00000000" w:rsidP="00565465">
      <w:pPr>
        <w:pStyle w:val="Bibliography"/>
        <w:jc w:val="both"/>
        <w:rPr>
          <w:rFonts w:ascii="CMU Serif Roman" w:hAnsi="CMU Serif Roman" w:cs="CMU Serif Roman"/>
        </w:rPr>
      </w:pPr>
      <w:bookmarkStart w:id="98" w:name="ref-manley2015"/>
      <w:bookmarkEnd w:id="97"/>
      <w:r w:rsidRPr="00565465">
        <w:rPr>
          <w:rFonts w:ascii="CMU Serif Roman" w:hAnsi="CMU Serif Roman" w:cs="CMU Serif Roman"/>
        </w:rPr>
        <w:t xml:space="preserve">Manley, Robyn, Mike Boots, and Lena Wilfert. 2015. “REVIEW: Emerging Viral Disease Risk to Pollinating Insects: Ecological, Evolutionary and Anthropogenic Factors.” Edited by Ian Kaplan. </w:t>
      </w:r>
      <w:r w:rsidRPr="00565465">
        <w:rPr>
          <w:rFonts w:ascii="CMU Serif Roman" w:hAnsi="CMU Serif Roman" w:cs="CMU Serif Roman"/>
          <w:i/>
          <w:iCs/>
        </w:rPr>
        <w:t>Journal of Applied Ecology</w:t>
      </w:r>
      <w:r w:rsidRPr="00565465">
        <w:rPr>
          <w:rFonts w:ascii="CMU Serif Roman" w:hAnsi="CMU Serif Roman" w:cs="CMU Serif Roman"/>
        </w:rPr>
        <w:t xml:space="preserve"> 52 (2): 331–40. </w:t>
      </w:r>
      <w:hyperlink r:id="rId24">
        <w:r w:rsidR="007F0F3C" w:rsidRPr="00565465">
          <w:rPr>
            <w:rStyle w:val="Hyperlink"/>
            <w:rFonts w:ascii="CMU Serif Roman" w:hAnsi="CMU Serif Roman" w:cs="CMU Serif Roman"/>
          </w:rPr>
          <w:t>https://doi.org/10.1111/1365-2664.12385</w:t>
        </w:r>
      </w:hyperlink>
      <w:r w:rsidRPr="00565465">
        <w:rPr>
          <w:rFonts w:ascii="CMU Serif Roman" w:hAnsi="CMU Serif Roman" w:cs="CMU Serif Roman"/>
        </w:rPr>
        <w:t>.</w:t>
      </w:r>
    </w:p>
    <w:p w14:paraId="5637F384" w14:textId="77777777" w:rsidR="007F0F3C" w:rsidRPr="00565465" w:rsidRDefault="00000000" w:rsidP="00565465">
      <w:pPr>
        <w:pStyle w:val="Bibliography"/>
        <w:jc w:val="both"/>
        <w:rPr>
          <w:rFonts w:ascii="CMU Serif Roman" w:hAnsi="CMU Serif Roman" w:cs="CMU Serif Roman"/>
        </w:rPr>
      </w:pPr>
      <w:bookmarkStart w:id="99" w:name="ref-martinson2010"/>
      <w:bookmarkEnd w:id="98"/>
      <w:r w:rsidRPr="00565465">
        <w:rPr>
          <w:rFonts w:ascii="CMU Serif Roman" w:hAnsi="CMU Serif Roman" w:cs="CMU Serif Roman"/>
        </w:rPr>
        <w:t xml:space="preserve">MARTINSON, VINCENT G., BRYAN N. DANFORTH, ROBERT L. MINCKLEY, OLAV RUEPPELL, SALIM TINGEK, and NANCY A. MORAN. 2010. “A Simple and Distinctive Microbiota Associated with Honey Bees and Bumble Bees.” </w:t>
      </w:r>
      <w:r w:rsidRPr="00565465">
        <w:rPr>
          <w:rFonts w:ascii="CMU Serif Roman" w:hAnsi="CMU Serif Roman" w:cs="CMU Serif Roman"/>
          <w:i/>
          <w:iCs/>
        </w:rPr>
        <w:t>Molecular Ecology</w:t>
      </w:r>
      <w:r w:rsidRPr="00565465">
        <w:rPr>
          <w:rFonts w:ascii="CMU Serif Roman" w:hAnsi="CMU Serif Roman" w:cs="CMU Serif Roman"/>
        </w:rPr>
        <w:t xml:space="preserve"> 20 (3): 619–28. </w:t>
      </w:r>
      <w:hyperlink r:id="rId25">
        <w:r w:rsidR="007F0F3C" w:rsidRPr="00565465">
          <w:rPr>
            <w:rStyle w:val="Hyperlink"/>
            <w:rFonts w:ascii="CMU Serif Roman" w:hAnsi="CMU Serif Roman" w:cs="CMU Serif Roman"/>
          </w:rPr>
          <w:t>https://doi.org/10.1111/j.1365-294x.2010.04959.x</w:t>
        </w:r>
      </w:hyperlink>
      <w:r w:rsidRPr="00565465">
        <w:rPr>
          <w:rFonts w:ascii="CMU Serif Roman" w:hAnsi="CMU Serif Roman" w:cs="CMU Serif Roman"/>
        </w:rPr>
        <w:t>.</w:t>
      </w:r>
    </w:p>
    <w:p w14:paraId="3B85F0E3" w14:textId="77777777" w:rsidR="007F0F3C" w:rsidRPr="00565465" w:rsidRDefault="00000000" w:rsidP="00565465">
      <w:pPr>
        <w:pStyle w:val="Bibliography"/>
        <w:jc w:val="both"/>
        <w:rPr>
          <w:rFonts w:ascii="CMU Serif Roman" w:hAnsi="CMU Serif Roman" w:cs="CMU Serif Roman"/>
        </w:rPr>
      </w:pPr>
      <w:bookmarkStart w:id="100" w:name="ref-miller-struttmann2015"/>
      <w:bookmarkEnd w:id="99"/>
      <w:r w:rsidRPr="00565465">
        <w:rPr>
          <w:rFonts w:ascii="CMU Serif Roman" w:hAnsi="CMU Serif Roman" w:cs="CMU Serif Roman"/>
        </w:rPr>
        <w:t xml:space="preserve">Miller-Struttmann, Nicole E., Jennifer C. Geib, James D. Franklin, Peter G. Kevan, Ricardo M. Holdo, Diane Ebert-May, Austin M. Lynn, Jessica A. Kettenbach, Elizabeth Hedrick, and Candace Galen. 2015. “Functional Mismatch in a Bumble Bee Pollination Mutualism Under Climate Change.” </w:t>
      </w:r>
      <w:r w:rsidRPr="00565465">
        <w:rPr>
          <w:rFonts w:ascii="CMU Serif Roman" w:hAnsi="CMU Serif Roman" w:cs="CMU Serif Roman"/>
          <w:i/>
          <w:iCs/>
        </w:rPr>
        <w:t>Science</w:t>
      </w:r>
      <w:r w:rsidRPr="00565465">
        <w:rPr>
          <w:rFonts w:ascii="CMU Serif Roman" w:hAnsi="CMU Serif Roman" w:cs="CMU Serif Roman"/>
        </w:rPr>
        <w:t xml:space="preserve"> 349 (6255): 1541–44. </w:t>
      </w:r>
      <w:hyperlink r:id="rId26">
        <w:r w:rsidR="007F0F3C" w:rsidRPr="00565465">
          <w:rPr>
            <w:rStyle w:val="Hyperlink"/>
            <w:rFonts w:ascii="CMU Serif Roman" w:hAnsi="CMU Serif Roman" w:cs="CMU Serif Roman"/>
          </w:rPr>
          <w:t>https://doi.org/10.1126/science.aab0868</w:t>
        </w:r>
      </w:hyperlink>
      <w:r w:rsidRPr="00565465">
        <w:rPr>
          <w:rFonts w:ascii="CMU Serif Roman" w:hAnsi="CMU Serif Roman" w:cs="CMU Serif Roman"/>
        </w:rPr>
        <w:t>.</w:t>
      </w:r>
    </w:p>
    <w:p w14:paraId="1C76F774" w14:textId="77777777" w:rsidR="007F0F3C" w:rsidRPr="00565465" w:rsidRDefault="00000000" w:rsidP="00565465">
      <w:pPr>
        <w:pStyle w:val="Bibliography"/>
        <w:jc w:val="both"/>
        <w:rPr>
          <w:rFonts w:ascii="CMU Serif Roman" w:hAnsi="CMU Serif Roman" w:cs="CMU Serif Roman"/>
        </w:rPr>
      </w:pPr>
      <w:bookmarkStart w:id="101" w:name="ref-murphy2022"/>
      <w:bookmarkEnd w:id="100"/>
      <w:r w:rsidRPr="00565465">
        <w:rPr>
          <w:rFonts w:ascii="CMU Serif Roman" w:hAnsi="CMU Serif Roman" w:cs="CMU Serif Roman"/>
        </w:rPr>
        <w:t xml:space="preserve">Murphy, James T., Tom D. Breeze, Bryony Willcox, Saorla Kavanagh, and Jane C. Stout. 2022. “Globalisation and Pollinators: Pollinator Declines Are an Economic Threat to Global Food Systems.” </w:t>
      </w:r>
      <w:r w:rsidRPr="00565465">
        <w:rPr>
          <w:rFonts w:ascii="CMU Serif Roman" w:hAnsi="CMU Serif Roman" w:cs="CMU Serif Roman"/>
          <w:i/>
          <w:iCs/>
        </w:rPr>
        <w:t>People and Nature</w:t>
      </w:r>
      <w:r w:rsidRPr="00565465">
        <w:rPr>
          <w:rFonts w:ascii="CMU Serif Roman" w:hAnsi="CMU Serif Roman" w:cs="CMU Serif Roman"/>
        </w:rPr>
        <w:t xml:space="preserve"> 4 (3): 773–85. </w:t>
      </w:r>
      <w:hyperlink r:id="rId27">
        <w:r w:rsidR="007F0F3C" w:rsidRPr="00565465">
          <w:rPr>
            <w:rStyle w:val="Hyperlink"/>
            <w:rFonts w:ascii="CMU Serif Roman" w:hAnsi="CMU Serif Roman" w:cs="CMU Serif Roman"/>
          </w:rPr>
          <w:t>https://doi.org/10.1002/pan3.10314</w:t>
        </w:r>
      </w:hyperlink>
      <w:r w:rsidRPr="00565465">
        <w:rPr>
          <w:rFonts w:ascii="CMU Serif Roman" w:hAnsi="CMU Serif Roman" w:cs="CMU Serif Roman"/>
        </w:rPr>
        <w:t>.</w:t>
      </w:r>
    </w:p>
    <w:p w14:paraId="1AFFDF74" w14:textId="77777777" w:rsidR="007F0F3C" w:rsidRPr="00565465" w:rsidRDefault="00000000" w:rsidP="00565465">
      <w:pPr>
        <w:pStyle w:val="Bibliography"/>
        <w:jc w:val="both"/>
        <w:rPr>
          <w:rFonts w:ascii="CMU Serif Roman" w:hAnsi="CMU Serif Roman" w:cs="CMU Serif Roman"/>
        </w:rPr>
      </w:pPr>
      <w:bookmarkStart w:id="102" w:name="ref-neu2021"/>
      <w:bookmarkEnd w:id="101"/>
      <w:r w:rsidRPr="00565465">
        <w:rPr>
          <w:rFonts w:ascii="CMU Serif Roman" w:hAnsi="CMU Serif Roman" w:cs="CMU Serif Roman"/>
        </w:rPr>
        <w:t xml:space="preserve">Neu, Alexander T., Eric E. Allen, and Kaustuv Roy. 2021. “Defining and Quantifying the Core Microbiome: Challenges and Prospects.” </w:t>
      </w:r>
      <w:r w:rsidRPr="00565465">
        <w:rPr>
          <w:rFonts w:ascii="CMU Serif Roman" w:hAnsi="CMU Serif Roman" w:cs="CMU Serif Roman"/>
          <w:i/>
          <w:iCs/>
        </w:rPr>
        <w:t>Proceedings of the National Academy of Sciences</w:t>
      </w:r>
      <w:r w:rsidRPr="00565465">
        <w:rPr>
          <w:rFonts w:ascii="CMU Serif Roman" w:hAnsi="CMU Serif Roman" w:cs="CMU Serif Roman"/>
        </w:rPr>
        <w:t xml:space="preserve"> 118 (51). </w:t>
      </w:r>
      <w:hyperlink r:id="rId28">
        <w:r w:rsidR="007F0F3C" w:rsidRPr="00565465">
          <w:rPr>
            <w:rStyle w:val="Hyperlink"/>
            <w:rFonts w:ascii="CMU Serif Roman" w:hAnsi="CMU Serif Roman" w:cs="CMU Serif Roman"/>
          </w:rPr>
          <w:t>https://doi.org/10.1073/pnas.2104429118</w:t>
        </w:r>
      </w:hyperlink>
      <w:r w:rsidRPr="00565465">
        <w:rPr>
          <w:rFonts w:ascii="CMU Serif Roman" w:hAnsi="CMU Serif Roman" w:cs="CMU Serif Roman"/>
        </w:rPr>
        <w:t>.</w:t>
      </w:r>
    </w:p>
    <w:p w14:paraId="652C3576" w14:textId="77777777" w:rsidR="007F0F3C" w:rsidRPr="00565465" w:rsidRDefault="00000000" w:rsidP="00565465">
      <w:pPr>
        <w:pStyle w:val="Bibliography"/>
        <w:jc w:val="both"/>
        <w:rPr>
          <w:rFonts w:ascii="CMU Serif Roman" w:hAnsi="CMU Serif Roman" w:cs="CMU Serif Roman"/>
          <w:lang w:val="es-ES"/>
        </w:rPr>
      </w:pPr>
      <w:bookmarkStart w:id="103" w:name="ref-ollerton2011"/>
      <w:bookmarkEnd w:id="102"/>
      <w:r w:rsidRPr="00565465">
        <w:rPr>
          <w:rFonts w:ascii="CMU Serif Roman" w:hAnsi="CMU Serif Roman" w:cs="CMU Serif Roman"/>
        </w:rPr>
        <w:t xml:space="preserve">Ollerton, Jeff, Rachael Winfree, and Sam Tarrant. 2011. “How Many Flowering Plants Are Pollinated by Animals?” </w:t>
      </w:r>
      <w:r w:rsidRPr="00565465">
        <w:rPr>
          <w:rFonts w:ascii="CMU Serif Roman" w:hAnsi="CMU Serif Roman" w:cs="CMU Serif Roman"/>
          <w:i/>
          <w:iCs/>
          <w:lang w:val="es-ES"/>
        </w:rPr>
        <w:t>Oikos</w:t>
      </w:r>
      <w:r w:rsidRPr="00565465">
        <w:rPr>
          <w:rFonts w:ascii="CMU Serif Roman" w:hAnsi="CMU Serif Roman" w:cs="CMU Serif Roman"/>
          <w:lang w:val="es-ES"/>
        </w:rPr>
        <w:t xml:space="preserve"> 120 (3): 321–26. </w:t>
      </w:r>
      <w:r w:rsidR="007F0F3C">
        <w:fldChar w:fldCharType="begin"/>
      </w:r>
      <w:r w:rsidR="007F0F3C" w:rsidRPr="003503EC">
        <w:rPr>
          <w:lang w:val="es-ES"/>
          <w:rPrChange w:id="104" w:author="Ainhoa Magrach" w:date="2025-05-07T13:39:00Z" w16du:dateUtc="2025-05-07T11:39:00Z">
            <w:rPr/>
          </w:rPrChange>
        </w:rPr>
        <w:instrText>HYPERLINK "https://doi.org/10.1111/j.1600-0706.2010.18644.x" \h</w:instrText>
      </w:r>
      <w:r w:rsidR="007F0F3C">
        <w:fldChar w:fldCharType="separate"/>
      </w:r>
      <w:r w:rsidR="007F0F3C" w:rsidRPr="00565465">
        <w:rPr>
          <w:rStyle w:val="Hyperlink"/>
          <w:rFonts w:ascii="CMU Serif Roman" w:hAnsi="CMU Serif Roman" w:cs="CMU Serif Roman"/>
          <w:lang w:val="es-ES"/>
        </w:rPr>
        <w:t>https://doi.org/10.1111/j.1600-0706.2010.18644.x</w:t>
      </w:r>
      <w:r w:rsidR="007F0F3C">
        <w:fldChar w:fldCharType="end"/>
      </w:r>
      <w:r w:rsidRPr="00565465">
        <w:rPr>
          <w:rFonts w:ascii="CMU Serif Roman" w:hAnsi="CMU Serif Roman" w:cs="CMU Serif Roman"/>
          <w:lang w:val="es-ES"/>
        </w:rPr>
        <w:t>.</w:t>
      </w:r>
    </w:p>
    <w:p w14:paraId="6C0BE547" w14:textId="77777777" w:rsidR="007F0F3C" w:rsidRPr="00565465" w:rsidRDefault="00000000" w:rsidP="00565465">
      <w:pPr>
        <w:pStyle w:val="Bibliography"/>
        <w:jc w:val="both"/>
        <w:rPr>
          <w:rFonts w:ascii="CMU Serif Roman" w:hAnsi="CMU Serif Roman" w:cs="CMU Serif Roman"/>
        </w:rPr>
      </w:pPr>
      <w:bookmarkStart w:id="105" w:name="ref-Pizarro2021"/>
      <w:bookmarkEnd w:id="103"/>
      <w:r w:rsidRPr="00565465">
        <w:rPr>
          <w:rFonts w:ascii="CMU Serif Roman" w:hAnsi="CMU Serif Roman" w:cs="CMU Serif Roman"/>
          <w:lang w:val="es-ES"/>
        </w:rPr>
        <w:t xml:space="preserve">Pizarro, Manuel, Diego </w:t>
      </w:r>
      <w:proofErr w:type="spellStart"/>
      <w:r w:rsidRPr="00565465">
        <w:rPr>
          <w:rFonts w:ascii="CMU Serif Roman" w:hAnsi="CMU Serif Roman" w:cs="CMU Serif Roman"/>
          <w:lang w:val="es-ES"/>
        </w:rPr>
        <w:t>Hernangómez</w:t>
      </w:r>
      <w:proofErr w:type="spellEnd"/>
      <w:r w:rsidRPr="00565465">
        <w:rPr>
          <w:rFonts w:ascii="CMU Serif Roman" w:hAnsi="CMU Serif Roman" w:cs="CMU Serif Roman"/>
          <w:lang w:val="es-ES"/>
        </w:rPr>
        <w:t xml:space="preserve">, and Gema Fernández-Avilés. </w:t>
      </w:r>
      <w:r w:rsidRPr="00565465">
        <w:rPr>
          <w:rFonts w:ascii="CMU Serif Roman" w:hAnsi="CMU Serif Roman" w:cs="CMU Serif Roman"/>
        </w:rPr>
        <w:t xml:space="preserve">2021. “Climaemet: Climate AEMET Tools,” September. </w:t>
      </w:r>
      <w:hyperlink r:id="rId29">
        <w:r w:rsidR="007F0F3C" w:rsidRPr="00565465">
          <w:rPr>
            <w:rStyle w:val="Hyperlink"/>
            <w:rFonts w:ascii="CMU Serif Roman" w:hAnsi="CMU Serif Roman" w:cs="CMU Serif Roman"/>
          </w:rPr>
          <w:t>https://doi.org/10.5281/ZENODO.5512237</w:t>
        </w:r>
      </w:hyperlink>
      <w:r w:rsidRPr="00565465">
        <w:rPr>
          <w:rFonts w:ascii="CMU Serif Roman" w:hAnsi="CMU Serif Roman" w:cs="CMU Serif Roman"/>
        </w:rPr>
        <w:t>.</w:t>
      </w:r>
    </w:p>
    <w:p w14:paraId="1F67C6D6" w14:textId="77777777" w:rsidR="007F0F3C" w:rsidRPr="00565465" w:rsidRDefault="00000000" w:rsidP="00565465">
      <w:pPr>
        <w:pStyle w:val="Bibliography"/>
        <w:jc w:val="both"/>
        <w:rPr>
          <w:rFonts w:ascii="CMU Serif Roman" w:hAnsi="CMU Serif Roman" w:cs="CMU Serif Roman"/>
        </w:rPr>
      </w:pPr>
      <w:bookmarkStart w:id="106" w:name="ref-risely2020"/>
      <w:bookmarkEnd w:id="105"/>
      <w:r w:rsidRPr="00565465">
        <w:rPr>
          <w:rFonts w:ascii="CMU Serif Roman" w:hAnsi="CMU Serif Roman" w:cs="CMU Serif Roman"/>
        </w:rPr>
        <w:lastRenderedPageBreak/>
        <w:t xml:space="preserve">Risely, Alice. 2020. “Applying the Core Microbiome to Understand Hostmicrobe Systems.” Edited by Ann Tate. </w:t>
      </w:r>
      <w:r w:rsidRPr="00565465">
        <w:rPr>
          <w:rFonts w:ascii="CMU Serif Roman" w:hAnsi="CMU Serif Roman" w:cs="CMU Serif Roman"/>
          <w:i/>
          <w:iCs/>
        </w:rPr>
        <w:t>Journal of Animal Ecology</w:t>
      </w:r>
      <w:r w:rsidRPr="00565465">
        <w:rPr>
          <w:rFonts w:ascii="CMU Serif Roman" w:hAnsi="CMU Serif Roman" w:cs="CMU Serif Roman"/>
        </w:rPr>
        <w:t xml:space="preserve"> 89 (7): 1549–58. </w:t>
      </w:r>
      <w:hyperlink r:id="rId30">
        <w:r w:rsidR="007F0F3C" w:rsidRPr="00565465">
          <w:rPr>
            <w:rStyle w:val="Hyperlink"/>
            <w:rFonts w:ascii="CMU Serif Roman" w:hAnsi="CMU Serif Roman" w:cs="CMU Serif Roman"/>
          </w:rPr>
          <w:t>https://doi.org/10.1111/1365-2656.13229</w:t>
        </w:r>
      </w:hyperlink>
      <w:r w:rsidRPr="00565465">
        <w:rPr>
          <w:rFonts w:ascii="CMU Serif Roman" w:hAnsi="CMU Serif Roman" w:cs="CMU Serif Roman"/>
        </w:rPr>
        <w:t>.</w:t>
      </w:r>
    </w:p>
    <w:p w14:paraId="6B43C4E6" w14:textId="77777777" w:rsidR="007F0F3C" w:rsidRPr="00565465" w:rsidRDefault="00000000" w:rsidP="00565465">
      <w:pPr>
        <w:pStyle w:val="Bibliography"/>
        <w:jc w:val="both"/>
        <w:rPr>
          <w:rFonts w:ascii="CMU Serif Roman" w:hAnsi="CMU Serif Roman" w:cs="CMU Serif Roman"/>
        </w:rPr>
      </w:pPr>
      <w:bookmarkStart w:id="107" w:name="ref-shah2024"/>
      <w:bookmarkEnd w:id="106"/>
      <w:r w:rsidRPr="00565465">
        <w:rPr>
          <w:rFonts w:ascii="CMU Serif Roman" w:hAnsi="CMU Serif Roman" w:cs="CMU Serif Roman"/>
        </w:rPr>
        <w:t xml:space="preserve">Shah, Sakhawat, Muhammad Ilyas, Sufen Bian, and Feng-Lian Yang. 2024. “Discussion: Harnessing Microbiome-Mediated Adaptations in Insect Pollinators to Mitigate Climate Change Impact on Crop Pollination.” </w:t>
      </w:r>
      <w:r w:rsidRPr="00565465">
        <w:rPr>
          <w:rFonts w:ascii="CMU Serif Roman" w:hAnsi="CMU Serif Roman" w:cs="CMU Serif Roman"/>
          <w:i/>
          <w:iCs/>
        </w:rPr>
        <w:t>Science of The Total Environment</w:t>
      </w:r>
      <w:r w:rsidRPr="00565465">
        <w:rPr>
          <w:rFonts w:ascii="CMU Serif Roman" w:hAnsi="CMU Serif Roman" w:cs="CMU Serif Roman"/>
        </w:rPr>
        <w:t xml:space="preserve"> 915 (March): 170145. </w:t>
      </w:r>
      <w:hyperlink r:id="rId31">
        <w:r w:rsidR="007F0F3C" w:rsidRPr="00565465">
          <w:rPr>
            <w:rStyle w:val="Hyperlink"/>
            <w:rFonts w:ascii="CMU Serif Roman" w:hAnsi="CMU Serif Roman" w:cs="CMU Serif Roman"/>
          </w:rPr>
          <w:t>https://doi.org/10.1016/j.scitotenv.2024.170145</w:t>
        </w:r>
      </w:hyperlink>
      <w:r w:rsidRPr="00565465">
        <w:rPr>
          <w:rFonts w:ascii="CMU Serif Roman" w:hAnsi="CMU Serif Roman" w:cs="CMU Serif Roman"/>
        </w:rPr>
        <w:t>.</w:t>
      </w:r>
    </w:p>
    <w:p w14:paraId="21E59E7F" w14:textId="77777777" w:rsidR="007F0F3C" w:rsidRPr="00565465" w:rsidRDefault="00000000" w:rsidP="00565465">
      <w:pPr>
        <w:pStyle w:val="Bibliography"/>
        <w:jc w:val="both"/>
        <w:rPr>
          <w:rFonts w:ascii="CMU Serif Roman" w:hAnsi="CMU Serif Roman" w:cs="CMU Serif Roman"/>
        </w:rPr>
      </w:pPr>
      <w:bookmarkStart w:id="108" w:name="ref-steele2021"/>
      <w:bookmarkEnd w:id="107"/>
      <w:r w:rsidRPr="00565465">
        <w:rPr>
          <w:rFonts w:ascii="CMU Serif Roman" w:hAnsi="CMU Serif Roman" w:cs="CMU Serif Roman"/>
        </w:rPr>
        <w:t xml:space="preserve">Steele, Margaret I., Erick V. S. Motta, Tejashwini Gattu, Daniel Martinez, and Nancy A. Moran. 2021. “The Gut Microbiota Protects Bees from Invasion by a Bacterial Pathogen.” Edited by Soo Chan Lee. </w:t>
      </w:r>
      <w:r w:rsidRPr="00565465">
        <w:rPr>
          <w:rFonts w:ascii="CMU Serif Roman" w:hAnsi="CMU Serif Roman" w:cs="CMU Serif Roman"/>
          <w:i/>
          <w:iCs/>
        </w:rPr>
        <w:t>Microbiology Spectrum</w:t>
      </w:r>
      <w:r w:rsidRPr="00565465">
        <w:rPr>
          <w:rFonts w:ascii="CMU Serif Roman" w:hAnsi="CMU Serif Roman" w:cs="CMU Serif Roman"/>
        </w:rPr>
        <w:t xml:space="preserve"> 9 (2). </w:t>
      </w:r>
      <w:hyperlink r:id="rId32">
        <w:r w:rsidR="007F0F3C" w:rsidRPr="00565465">
          <w:rPr>
            <w:rStyle w:val="Hyperlink"/>
            <w:rFonts w:ascii="CMU Serif Roman" w:hAnsi="CMU Serif Roman" w:cs="CMU Serif Roman"/>
          </w:rPr>
          <w:t>https://doi.org/10.1128/spectrum.00394-21</w:t>
        </w:r>
      </w:hyperlink>
      <w:r w:rsidRPr="00565465">
        <w:rPr>
          <w:rFonts w:ascii="CMU Serif Roman" w:hAnsi="CMU Serif Roman" w:cs="CMU Serif Roman"/>
        </w:rPr>
        <w:t>.</w:t>
      </w:r>
    </w:p>
    <w:p w14:paraId="00FE3A31" w14:textId="77777777" w:rsidR="007F0F3C" w:rsidRPr="00565465" w:rsidRDefault="00000000" w:rsidP="00565465">
      <w:pPr>
        <w:pStyle w:val="Bibliography"/>
        <w:jc w:val="both"/>
        <w:rPr>
          <w:rFonts w:ascii="CMU Serif Roman" w:hAnsi="CMU Serif Roman" w:cs="CMU Serif Roman"/>
          <w:lang w:val="es-ES"/>
        </w:rPr>
      </w:pPr>
      <w:bookmarkStart w:id="109" w:name="ref-stemet2024"/>
      <w:bookmarkEnd w:id="108"/>
      <w:r w:rsidRPr="00565465">
        <w:rPr>
          <w:rFonts w:ascii="CMU Serif Roman" w:hAnsi="CMU Serif Roman" w:cs="CMU Serif Roman"/>
        </w:rPr>
        <w:t xml:space="preserve">Stemet, Lilia, David J. Biddinger, Kusum Naithani, Allen L. Szalanski, and Neelendra Joshi. 2024. “Intertegular Distance of Wild Bees and Its Use in Estimating Proboscis Lengths and Foraging Ranges to Better Understand Bee Conservation Ecology.” </w:t>
      </w:r>
      <w:hyperlink r:id="rId33">
        <w:r w:rsidR="007F0F3C" w:rsidRPr="00565465">
          <w:rPr>
            <w:rStyle w:val="Hyperlink"/>
            <w:rFonts w:ascii="CMU Serif Roman" w:hAnsi="CMU Serif Roman" w:cs="CMU Serif Roman"/>
            <w:lang w:val="es-ES"/>
          </w:rPr>
          <w:t>http://dx.doi.org/10.2139/ssrn.4877884</w:t>
        </w:r>
      </w:hyperlink>
      <w:r w:rsidRPr="00565465">
        <w:rPr>
          <w:rFonts w:ascii="CMU Serif Roman" w:hAnsi="CMU Serif Roman" w:cs="CMU Serif Roman"/>
          <w:lang w:val="es-ES"/>
        </w:rPr>
        <w:t>.</w:t>
      </w:r>
    </w:p>
    <w:p w14:paraId="340B2B4A" w14:textId="77777777" w:rsidR="007F0F3C" w:rsidRDefault="00000000" w:rsidP="00565465">
      <w:pPr>
        <w:pStyle w:val="Bibliography"/>
        <w:jc w:val="both"/>
        <w:rPr>
          <w:ins w:id="110" w:author="Ainhoa Magrach" w:date="2025-05-07T13:42:00Z" w16du:dateUtc="2025-05-07T11:42:00Z"/>
          <w:rFonts w:ascii="CMU Serif Roman" w:hAnsi="CMU Serif Roman" w:cs="CMU Serif Roman"/>
        </w:rPr>
      </w:pPr>
      <w:bookmarkStart w:id="111" w:name="ref-vanbergen2017"/>
      <w:bookmarkEnd w:id="109"/>
      <w:proofErr w:type="spellStart"/>
      <w:r w:rsidRPr="00565465">
        <w:rPr>
          <w:rFonts w:ascii="CMU Serif Roman" w:hAnsi="CMU Serif Roman" w:cs="CMU Serif Roman"/>
          <w:lang w:val="es-ES"/>
        </w:rPr>
        <w:t>Vanbergen</w:t>
      </w:r>
      <w:proofErr w:type="spellEnd"/>
      <w:r w:rsidRPr="00565465">
        <w:rPr>
          <w:rFonts w:ascii="CMU Serif Roman" w:hAnsi="CMU Serif Roman" w:cs="CMU Serif Roman"/>
          <w:lang w:val="es-ES"/>
        </w:rPr>
        <w:t xml:space="preserve">, Adam J., Anahí Espíndola, and Marcelo A. </w:t>
      </w:r>
      <w:proofErr w:type="spellStart"/>
      <w:r w:rsidRPr="00565465">
        <w:rPr>
          <w:rFonts w:ascii="CMU Serif Roman" w:hAnsi="CMU Serif Roman" w:cs="CMU Serif Roman"/>
          <w:lang w:val="es-ES"/>
        </w:rPr>
        <w:t>Aizen</w:t>
      </w:r>
      <w:proofErr w:type="spellEnd"/>
      <w:r w:rsidRPr="00565465">
        <w:rPr>
          <w:rFonts w:ascii="CMU Serif Roman" w:hAnsi="CMU Serif Roman" w:cs="CMU Serif Roman"/>
          <w:lang w:val="es-ES"/>
        </w:rPr>
        <w:t xml:space="preserve">. </w:t>
      </w:r>
      <w:r w:rsidRPr="00565465">
        <w:rPr>
          <w:rFonts w:ascii="CMU Serif Roman" w:hAnsi="CMU Serif Roman" w:cs="CMU Serif Roman"/>
        </w:rPr>
        <w:t xml:space="preserve">2017. “Risks to Pollinators and Pollination from Invasive Alien Species.” </w:t>
      </w:r>
      <w:r w:rsidRPr="00565465">
        <w:rPr>
          <w:rFonts w:ascii="CMU Serif Roman" w:hAnsi="CMU Serif Roman" w:cs="CMU Serif Roman"/>
          <w:i/>
          <w:iCs/>
        </w:rPr>
        <w:t>Nature Ecology &amp; Evolution</w:t>
      </w:r>
      <w:r w:rsidRPr="00565465">
        <w:rPr>
          <w:rFonts w:ascii="CMU Serif Roman" w:hAnsi="CMU Serif Roman" w:cs="CMU Serif Roman"/>
        </w:rPr>
        <w:t xml:space="preserve"> 2 (1): 16–25. </w:t>
      </w:r>
      <w:hyperlink r:id="rId34">
        <w:r w:rsidR="007F0F3C" w:rsidRPr="00565465">
          <w:rPr>
            <w:rStyle w:val="Hyperlink"/>
            <w:rFonts w:ascii="CMU Serif Roman" w:hAnsi="CMU Serif Roman" w:cs="CMU Serif Roman"/>
          </w:rPr>
          <w:t>https://doi.org/10.1038/s41559-017-0412-3</w:t>
        </w:r>
      </w:hyperlink>
      <w:r w:rsidRPr="00565465">
        <w:rPr>
          <w:rFonts w:ascii="CMU Serif Roman" w:hAnsi="CMU Serif Roman" w:cs="CMU Serif Roman"/>
        </w:rPr>
        <w:t>.</w:t>
      </w:r>
    </w:p>
    <w:p w14:paraId="3F93C27A" w14:textId="77777777" w:rsidR="003503EC" w:rsidRPr="003503EC" w:rsidDel="003503EC" w:rsidRDefault="003503EC" w:rsidP="003503EC">
      <w:pPr>
        <w:pStyle w:val="Bibliography"/>
        <w:jc w:val="both"/>
        <w:rPr>
          <w:del w:id="112" w:author="Ainhoa Magrach" w:date="2025-05-07T13:42:00Z" w16du:dateUtc="2025-05-07T11:42:00Z"/>
          <w:rFonts w:ascii="CMU Serif Roman" w:hAnsi="CMU Serif Roman" w:cs="CMU Serif Roman"/>
          <w:rPrChange w:id="113" w:author="Ainhoa Magrach" w:date="2025-05-07T13:42:00Z" w16du:dateUtc="2025-05-07T11:42:00Z">
            <w:rPr>
              <w:del w:id="114" w:author="Ainhoa Magrach" w:date="2025-05-07T13:42:00Z" w16du:dateUtc="2025-05-07T11:42:00Z"/>
            </w:rPr>
          </w:rPrChange>
        </w:rPr>
        <w:pPrChange w:id="115" w:author="Ainhoa Magrach" w:date="2025-05-07T13:42:00Z" w16du:dateUtc="2025-05-07T11:42:00Z">
          <w:pPr>
            <w:pStyle w:val="Bibliography"/>
          </w:pPr>
        </w:pPrChange>
      </w:pPr>
      <w:bookmarkStart w:id="116" w:name="ref-wagner2021"/>
      <w:r w:rsidRPr="003503EC">
        <w:rPr>
          <w:rFonts w:ascii="CMU Serif Roman" w:hAnsi="CMU Serif Roman" w:cs="CMU Serif Roman"/>
          <w:rPrChange w:id="117" w:author="Ainhoa Magrach" w:date="2025-05-07T13:42:00Z" w16du:dateUtc="2025-05-07T11:42:00Z">
            <w:rPr/>
          </w:rPrChange>
        </w:rPr>
        <w:t xml:space="preserve">Wagner, David L., Eliza M. </w:t>
      </w:r>
      <w:proofErr w:type="spellStart"/>
      <w:r w:rsidRPr="003503EC">
        <w:rPr>
          <w:rFonts w:ascii="CMU Serif Roman" w:hAnsi="CMU Serif Roman" w:cs="CMU Serif Roman"/>
          <w:rPrChange w:id="118" w:author="Ainhoa Magrach" w:date="2025-05-07T13:42:00Z" w16du:dateUtc="2025-05-07T11:42:00Z">
            <w:rPr/>
          </w:rPrChange>
        </w:rPr>
        <w:t>Grames</w:t>
      </w:r>
      <w:proofErr w:type="spellEnd"/>
      <w:r w:rsidRPr="003503EC">
        <w:rPr>
          <w:rFonts w:ascii="CMU Serif Roman" w:hAnsi="CMU Serif Roman" w:cs="CMU Serif Roman"/>
          <w:rPrChange w:id="119" w:author="Ainhoa Magrach" w:date="2025-05-07T13:42:00Z" w16du:dateUtc="2025-05-07T11:42:00Z">
            <w:rPr/>
          </w:rPrChange>
        </w:rPr>
        <w:t xml:space="preserve">, Matthew L. </w:t>
      </w:r>
      <w:proofErr w:type="spellStart"/>
      <w:r w:rsidRPr="003503EC">
        <w:rPr>
          <w:rFonts w:ascii="CMU Serif Roman" w:hAnsi="CMU Serif Roman" w:cs="CMU Serif Roman"/>
          <w:rPrChange w:id="120" w:author="Ainhoa Magrach" w:date="2025-05-07T13:42:00Z" w16du:dateUtc="2025-05-07T11:42:00Z">
            <w:rPr/>
          </w:rPrChange>
        </w:rPr>
        <w:t>Forister</w:t>
      </w:r>
      <w:proofErr w:type="spellEnd"/>
      <w:r w:rsidRPr="003503EC">
        <w:rPr>
          <w:rFonts w:ascii="CMU Serif Roman" w:hAnsi="CMU Serif Roman" w:cs="CMU Serif Roman"/>
          <w:rPrChange w:id="121" w:author="Ainhoa Magrach" w:date="2025-05-07T13:42:00Z" w16du:dateUtc="2025-05-07T11:42:00Z">
            <w:rPr/>
          </w:rPrChange>
        </w:rPr>
        <w:t xml:space="preserve">, May R. Berenbaum, and David </w:t>
      </w:r>
      <w:proofErr w:type="spellStart"/>
      <w:r w:rsidRPr="003503EC">
        <w:rPr>
          <w:rFonts w:ascii="CMU Serif Roman" w:hAnsi="CMU Serif Roman" w:cs="CMU Serif Roman"/>
          <w:rPrChange w:id="122" w:author="Ainhoa Magrach" w:date="2025-05-07T13:42:00Z" w16du:dateUtc="2025-05-07T11:42:00Z">
            <w:rPr/>
          </w:rPrChange>
        </w:rPr>
        <w:t>Stopak</w:t>
      </w:r>
      <w:proofErr w:type="spellEnd"/>
      <w:r w:rsidRPr="003503EC">
        <w:rPr>
          <w:rFonts w:ascii="CMU Serif Roman" w:hAnsi="CMU Serif Roman" w:cs="CMU Serif Roman"/>
          <w:rPrChange w:id="123" w:author="Ainhoa Magrach" w:date="2025-05-07T13:42:00Z" w16du:dateUtc="2025-05-07T11:42:00Z">
            <w:rPr/>
          </w:rPrChange>
        </w:rPr>
        <w:t xml:space="preserve">. 2021. “Insect Decline in the Anthropocene: Death by a Thousand Cuts.” </w:t>
      </w:r>
      <w:r w:rsidRPr="003503EC">
        <w:rPr>
          <w:rFonts w:ascii="CMU Serif Roman" w:hAnsi="CMU Serif Roman" w:cs="CMU Serif Roman"/>
          <w:i/>
          <w:iCs/>
          <w:rPrChange w:id="124" w:author="Ainhoa Magrach" w:date="2025-05-07T13:42:00Z" w16du:dateUtc="2025-05-07T11:42:00Z">
            <w:rPr>
              <w:i/>
              <w:iCs/>
            </w:rPr>
          </w:rPrChange>
        </w:rPr>
        <w:t>Proceedings of the National Academy of Sciences</w:t>
      </w:r>
      <w:r w:rsidRPr="003503EC">
        <w:rPr>
          <w:rFonts w:ascii="CMU Serif Roman" w:hAnsi="CMU Serif Roman" w:cs="CMU Serif Roman"/>
          <w:rPrChange w:id="125" w:author="Ainhoa Magrach" w:date="2025-05-07T13:42:00Z" w16du:dateUtc="2025-05-07T11:42:00Z">
            <w:rPr/>
          </w:rPrChange>
        </w:rPr>
        <w:t xml:space="preserve"> 118 (2). </w:t>
      </w:r>
      <w:r w:rsidRPr="003503EC">
        <w:rPr>
          <w:rFonts w:ascii="CMU Serif Roman" w:hAnsi="CMU Serif Roman" w:cs="CMU Serif Roman"/>
          <w:rPrChange w:id="126" w:author="Ainhoa Magrach" w:date="2025-05-07T13:42:00Z" w16du:dateUtc="2025-05-07T11:42:00Z">
            <w:rPr/>
          </w:rPrChange>
        </w:rPr>
        <w:fldChar w:fldCharType="begin"/>
      </w:r>
      <w:r w:rsidRPr="003503EC">
        <w:rPr>
          <w:rFonts w:ascii="CMU Serif Roman" w:hAnsi="CMU Serif Roman" w:cs="CMU Serif Roman"/>
          <w:rPrChange w:id="127" w:author="Ainhoa Magrach" w:date="2025-05-07T13:42:00Z" w16du:dateUtc="2025-05-07T11:42:00Z">
            <w:rPr/>
          </w:rPrChange>
        </w:rPr>
        <w:instrText>HYPERLINK "https://doi.org/10.1073/pnas.2023989118" \h</w:instrText>
      </w:r>
      <w:r w:rsidRPr="003503EC">
        <w:rPr>
          <w:rFonts w:ascii="CMU Serif Roman" w:hAnsi="CMU Serif Roman" w:cs="CMU Serif Roman"/>
          <w:rPrChange w:id="128" w:author="Ainhoa Magrach" w:date="2025-05-07T13:42:00Z" w16du:dateUtc="2025-05-07T11:42:00Z">
            <w:rPr/>
          </w:rPrChange>
        </w:rPr>
      </w:r>
      <w:r w:rsidRPr="003503EC">
        <w:rPr>
          <w:rFonts w:ascii="CMU Serif Roman" w:hAnsi="CMU Serif Roman" w:cs="CMU Serif Roman"/>
          <w:rPrChange w:id="129" w:author="Ainhoa Magrach" w:date="2025-05-07T13:42:00Z" w16du:dateUtc="2025-05-07T11:42:00Z">
            <w:rPr/>
          </w:rPrChange>
        </w:rPr>
        <w:fldChar w:fldCharType="separate"/>
      </w:r>
      <w:r w:rsidRPr="003503EC">
        <w:rPr>
          <w:rStyle w:val="Hyperlink"/>
          <w:rFonts w:ascii="CMU Serif Roman" w:hAnsi="CMU Serif Roman" w:cs="CMU Serif Roman"/>
          <w:rPrChange w:id="130" w:author="Ainhoa Magrach" w:date="2025-05-07T13:42:00Z" w16du:dateUtc="2025-05-07T11:42:00Z">
            <w:rPr>
              <w:rStyle w:val="Hyperlink"/>
            </w:rPr>
          </w:rPrChange>
        </w:rPr>
        <w:t>https://doi.org/10</w:t>
      </w:r>
      <w:r w:rsidRPr="003503EC">
        <w:rPr>
          <w:rStyle w:val="Hyperlink"/>
          <w:rFonts w:ascii="CMU Serif Roman" w:hAnsi="CMU Serif Roman" w:cs="CMU Serif Roman"/>
          <w:rPrChange w:id="131" w:author="Ainhoa Magrach" w:date="2025-05-07T13:42:00Z" w16du:dateUtc="2025-05-07T11:42:00Z">
            <w:rPr>
              <w:rStyle w:val="Hyperlink"/>
            </w:rPr>
          </w:rPrChange>
        </w:rPr>
        <w:t>.</w:t>
      </w:r>
      <w:r w:rsidRPr="003503EC">
        <w:rPr>
          <w:rStyle w:val="Hyperlink"/>
          <w:rFonts w:ascii="CMU Serif Roman" w:hAnsi="CMU Serif Roman" w:cs="CMU Serif Roman"/>
          <w:rPrChange w:id="132" w:author="Ainhoa Magrach" w:date="2025-05-07T13:42:00Z" w16du:dateUtc="2025-05-07T11:42:00Z">
            <w:rPr>
              <w:rStyle w:val="Hyperlink"/>
            </w:rPr>
          </w:rPrChange>
        </w:rPr>
        <w:t>1073/pnas.2023989118</w:t>
      </w:r>
      <w:r w:rsidRPr="003503EC">
        <w:rPr>
          <w:rFonts w:ascii="CMU Serif Roman" w:hAnsi="CMU Serif Roman" w:cs="CMU Serif Roman"/>
          <w:rPrChange w:id="133" w:author="Ainhoa Magrach" w:date="2025-05-07T13:42:00Z" w16du:dateUtc="2025-05-07T11:42:00Z">
            <w:rPr/>
          </w:rPrChange>
        </w:rPr>
        <w:fldChar w:fldCharType="end"/>
      </w:r>
      <w:r w:rsidRPr="003503EC">
        <w:rPr>
          <w:rFonts w:ascii="CMU Serif Roman" w:hAnsi="CMU Serif Roman" w:cs="CMU Serif Roman"/>
          <w:rPrChange w:id="134" w:author="Ainhoa Magrach" w:date="2025-05-07T13:42:00Z" w16du:dateUtc="2025-05-07T11:42:00Z">
            <w:rPr/>
          </w:rPrChange>
        </w:rPr>
        <w:t>.</w:t>
      </w:r>
    </w:p>
    <w:bookmarkEnd w:id="116"/>
    <w:p w14:paraId="736715A5" w14:textId="77777777" w:rsidR="003503EC" w:rsidRPr="00565465" w:rsidRDefault="003503EC" w:rsidP="00565465">
      <w:pPr>
        <w:pStyle w:val="Bibliography"/>
        <w:jc w:val="both"/>
        <w:rPr>
          <w:rFonts w:ascii="CMU Serif Roman" w:hAnsi="CMU Serif Roman" w:cs="CMU Serif Roman"/>
        </w:rPr>
      </w:pPr>
    </w:p>
    <w:p w14:paraId="2B888649" w14:textId="77777777" w:rsidR="007F0F3C" w:rsidRPr="00565465" w:rsidRDefault="00000000" w:rsidP="00565465">
      <w:pPr>
        <w:pStyle w:val="Bibliography"/>
        <w:jc w:val="both"/>
        <w:rPr>
          <w:rFonts w:ascii="CMU Serif Roman" w:hAnsi="CMU Serif Roman" w:cs="CMU Serif Roman"/>
        </w:rPr>
      </w:pPr>
      <w:bookmarkStart w:id="135" w:name="ref-weinhold2024"/>
      <w:bookmarkEnd w:id="111"/>
      <w:r w:rsidRPr="00565465">
        <w:rPr>
          <w:rFonts w:ascii="CMU Serif Roman" w:hAnsi="CMU Serif Roman" w:cs="CMU Serif Roman"/>
        </w:rPr>
        <w:t xml:space="preserve">Weinhold, Arne, Elisabeth Grüner, and Alexander Keller. 2024. “Bumble Bee Microbiota Shows Temporal Succession and Increase of Lactic Acid Bacteria When Exposed to Outdoor Environments.” </w:t>
      </w:r>
      <w:r w:rsidRPr="00565465">
        <w:rPr>
          <w:rFonts w:ascii="CMU Serif Roman" w:hAnsi="CMU Serif Roman" w:cs="CMU Serif Roman"/>
          <w:i/>
          <w:iCs/>
        </w:rPr>
        <w:t>Frontiers in Cellular and Infection Microbiology</w:t>
      </w:r>
      <w:r w:rsidRPr="00565465">
        <w:rPr>
          <w:rFonts w:ascii="CMU Serif Roman" w:hAnsi="CMU Serif Roman" w:cs="CMU Serif Roman"/>
        </w:rPr>
        <w:t xml:space="preserve"> 14 (March). </w:t>
      </w:r>
      <w:hyperlink r:id="rId35">
        <w:r w:rsidR="007F0F3C" w:rsidRPr="00565465">
          <w:rPr>
            <w:rStyle w:val="Hyperlink"/>
            <w:rFonts w:ascii="CMU Serif Roman" w:hAnsi="CMU Serif Roman" w:cs="CMU Serif Roman"/>
          </w:rPr>
          <w:t>https://doi.org/10.3389/fcimb.2024.1342781</w:t>
        </w:r>
      </w:hyperlink>
      <w:r w:rsidRPr="00565465">
        <w:rPr>
          <w:rFonts w:ascii="CMU Serif Roman" w:hAnsi="CMU Serif Roman" w:cs="CMU Serif Roman"/>
        </w:rPr>
        <w:t>.</w:t>
      </w:r>
    </w:p>
    <w:p w14:paraId="2F9459AD" w14:textId="77777777" w:rsidR="007F0F3C" w:rsidRPr="00565465" w:rsidRDefault="00000000" w:rsidP="00565465">
      <w:pPr>
        <w:pStyle w:val="Bibliography"/>
        <w:jc w:val="both"/>
        <w:rPr>
          <w:rFonts w:ascii="CMU Serif Roman" w:hAnsi="CMU Serif Roman" w:cs="CMU Serif Roman"/>
        </w:rPr>
      </w:pPr>
      <w:bookmarkStart w:id="136" w:name="ref-winfree2009"/>
      <w:bookmarkEnd w:id="135"/>
      <w:proofErr w:type="spellStart"/>
      <w:r w:rsidRPr="00565465">
        <w:rPr>
          <w:rFonts w:ascii="CMU Serif Roman" w:hAnsi="CMU Serif Roman" w:cs="CMU Serif Roman"/>
          <w:lang w:val="es-ES"/>
        </w:rPr>
        <w:t>Winfree</w:t>
      </w:r>
      <w:proofErr w:type="spellEnd"/>
      <w:r w:rsidRPr="00565465">
        <w:rPr>
          <w:rFonts w:ascii="CMU Serif Roman" w:hAnsi="CMU Serif Roman" w:cs="CMU Serif Roman"/>
          <w:lang w:val="es-ES"/>
        </w:rPr>
        <w:t xml:space="preserve">, </w:t>
      </w:r>
      <w:proofErr w:type="spellStart"/>
      <w:r w:rsidRPr="00565465">
        <w:rPr>
          <w:rFonts w:ascii="CMU Serif Roman" w:hAnsi="CMU Serif Roman" w:cs="CMU Serif Roman"/>
          <w:lang w:val="es-ES"/>
        </w:rPr>
        <w:t>Rachael</w:t>
      </w:r>
      <w:proofErr w:type="spellEnd"/>
      <w:r w:rsidRPr="00565465">
        <w:rPr>
          <w:rFonts w:ascii="CMU Serif Roman" w:hAnsi="CMU Serif Roman" w:cs="CMU Serif Roman"/>
          <w:lang w:val="es-ES"/>
        </w:rPr>
        <w:t xml:space="preserve">, Ramiro Aguilar, Diego P. Vázquez, Gretchen </w:t>
      </w:r>
      <w:proofErr w:type="spellStart"/>
      <w:r w:rsidRPr="00565465">
        <w:rPr>
          <w:rFonts w:ascii="CMU Serif Roman" w:hAnsi="CMU Serif Roman" w:cs="CMU Serif Roman"/>
          <w:lang w:val="es-ES"/>
        </w:rPr>
        <w:t>LeBuhn</w:t>
      </w:r>
      <w:proofErr w:type="spellEnd"/>
      <w:r w:rsidRPr="00565465">
        <w:rPr>
          <w:rFonts w:ascii="CMU Serif Roman" w:hAnsi="CMU Serif Roman" w:cs="CMU Serif Roman"/>
          <w:lang w:val="es-ES"/>
        </w:rPr>
        <w:t xml:space="preserve">, and Marcelo A. </w:t>
      </w:r>
      <w:proofErr w:type="spellStart"/>
      <w:r w:rsidRPr="00565465">
        <w:rPr>
          <w:rFonts w:ascii="CMU Serif Roman" w:hAnsi="CMU Serif Roman" w:cs="CMU Serif Roman"/>
          <w:lang w:val="es-ES"/>
        </w:rPr>
        <w:t>Aizen</w:t>
      </w:r>
      <w:proofErr w:type="spellEnd"/>
      <w:r w:rsidRPr="00565465">
        <w:rPr>
          <w:rFonts w:ascii="CMU Serif Roman" w:hAnsi="CMU Serif Roman" w:cs="CMU Serif Roman"/>
          <w:lang w:val="es-ES"/>
        </w:rPr>
        <w:t xml:space="preserve">. </w:t>
      </w:r>
      <w:r w:rsidRPr="00565465">
        <w:rPr>
          <w:rFonts w:ascii="CMU Serif Roman" w:hAnsi="CMU Serif Roman" w:cs="CMU Serif Roman"/>
        </w:rPr>
        <w:t xml:space="preserve">2009. “A Meta-Analysis of Bees’ Responses to Anthropogenic Disturbance.” </w:t>
      </w:r>
      <w:r w:rsidRPr="00565465">
        <w:rPr>
          <w:rFonts w:ascii="CMU Serif Roman" w:hAnsi="CMU Serif Roman" w:cs="CMU Serif Roman"/>
          <w:i/>
          <w:iCs/>
        </w:rPr>
        <w:t>Ecology</w:t>
      </w:r>
      <w:r w:rsidRPr="00565465">
        <w:rPr>
          <w:rFonts w:ascii="CMU Serif Roman" w:hAnsi="CMU Serif Roman" w:cs="CMU Serif Roman"/>
        </w:rPr>
        <w:t xml:space="preserve"> 90 (8): 2068–76. </w:t>
      </w:r>
      <w:hyperlink r:id="rId36">
        <w:r w:rsidR="007F0F3C" w:rsidRPr="00565465">
          <w:rPr>
            <w:rStyle w:val="Hyperlink"/>
            <w:rFonts w:ascii="CMU Serif Roman" w:hAnsi="CMU Serif Roman" w:cs="CMU Serif Roman"/>
          </w:rPr>
          <w:t>https://doi.org/10.1890/08-1245.1</w:t>
        </w:r>
      </w:hyperlink>
      <w:r w:rsidRPr="00565465">
        <w:rPr>
          <w:rFonts w:ascii="CMU Serif Roman" w:hAnsi="CMU Serif Roman" w:cs="CMU Serif Roman"/>
        </w:rPr>
        <w:t>.</w:t>
      </w:r>
    </w:p>
    <w:p w14:paraId="6941180D" w14:textId="77777777" w:rsidR="007F0F3C" w:rsidRPr="00565465" w:rsidRDefault="00000000" w:rsidP="00565465">
      <w:pPr>
        <w:pStyle w:val="Bibliography"/>
        <w:jc w:val="both"/>
        <w:rPr>
          <w:rFonts w:ascii="CMU Serif Roman" w:hAnsi="CMU Serif Roman" w:cs="CMU Serif Roman"/>
        </w:rPr>
      </w:pPr>
      <w:bookmarkStart w:id="137" w:name="ref-zheng2019"/>
      <w:bookmarkEnd w:id="136"/>
      <w:r w:rsidRPr="00565465">
        <w:rPr>
          <w:rFonts w:ascii="CMU Serif Roman" w:hAnsi="CMU Serif Roman" w:cs="CMU Serif Roman"/>
        </w:rPr>
        <w:t xml:space="preserve">Zheng, Hao, Julie Perreau, J. Elijah Powell, Benfeng Han, Zijing Zhang, Waldan K. Kwong, Susannah G. Tringe, and Nancy A. Moran. 2019. “Division of Labor in Honey Bee Gut Microbiota for Plant Polysaccharide Digestion.” </w:t>
      </w:r>
      <w:r w:rsidRPr="00565465">
        <w:rPr>
          <w:rFonts w:ascii="CMU Serif Roman" w:hAnsi="CMU Serif Roman" w:cs="CMU Serif Roman"/>
          <w:i/>
          <w:iCs/>
        </w:rPr>
        <w:t>Proceedings of the National Academy of Sciences</w:t>
      </w:r>
      <w:r w:rsidRPr="00565465">
        <w:rPr>
          <w:rFonts w:ascii="CMU Serif Roman" w:hAnsi="CMU Serif Roman" w:cs="CMU Serif Roman"/>
        </w:rPr>
        <w:t xml:space="preserve"> 116 (51): 25909–16. </w:t>
      </w:r>
      <w:hyperlink r:id="rId37">
        <w:r w:rsidR="007F0F3C" w:rsidRPr="00565465">
          <w:rPr>
            <w:rStyle w:val="Hyperlink"/>
            <w:rFonts w:ascii="CMU Serif Roman" w:hAnsi="CMU Serif Roman" w:cs="CMU Serif Roman"/>
          </w:rPr>
          <w:t>https://doi.org/10.1073/pnas.1916224116</w:t>
        </w:r>
      </w:hyperlink>
      <w:r w:rsidRPr="00565465">
        <w:rPr>
          <w:rFonts w:ascii="CMU Serif Roman" w:hAnsi="CMU Serif Roman" w:cs="CMU Serif Roman"/>
        </w:rPr>
        <w:t>.</w:t>
      </w:r>
    </w:p>
    <w:p w14:paraId="014496E3" w14:textId="77777777" w:rsidR="007F0F3C" w:rsidRPr="00565465" w:rsidRDefault="00000000" w:rsidP="00565465">
      <w:pPr>
        <w:pStyle w:val="Bibliography"/>
        <w:jc w:val="both"/>
        <w:rPr>
          <w:rFonts w:ascii="CMU Serif Roman" w:hAnsi="CMU Serif Roman" w:cs="CMU Serif Roman"/>
        </w:rPr>
      </w:pPr>
      <w:bookmarkStart w:id="138" w:name="ref-zheng2017"/>
      <w:bookmarkEnd w:id="137"/>
      <w:r w:rsidRPr="00565465">
        <w:rPr>
          <w:rFonts w:ascii="CMU Serif Roman" w:hAnsi="CMU Serif Roman" w:cs="CMU Serif Roman"/>
        </w:rPr>
        <w:t xml:space="preserve">Zheng, Hao, J. Elijah Powell, Margaret I. Steele, Carsten Dietrich, and Nancy A. Moran. 2017. “Honeybee Gut Microbiota Promotes Host Weight Gain via Bacterial Metabolism </w:t>
      </w:r>
      <w:r w:rsidRPr="00565465">
        <w:rPr>
          <w:rFonts w:ascii="CMU Serif Roman" w:hAnsi="CMU Serif Roman" w:cs="CMU Serif Roman"/>
        </w:rPr>
        <w:lastRenderedPageBreak/>
        <w:t xml:space="preserve">and Hormonal Signaling.” </w:t>
      </w:r>
      <w:r w:rsidRPr="00565465">
        <w:rPr>
          <w:rFonts w:ascii="CMU Serif Roman" w:hAnsi="CMU Serif Roman" w:cs="CMU Serif Roman"/>
          <w:i/>
          <w:iCs/>
        </w:rPr>
        <w:t>Proceedings of the National Academy of Sciences</w:t>
      </w:r>
      <w:r w:rsidRPr="00565465">
        <w:rPr>
          <w:rFonts w:ascii="CMU Serif Roman" w:hAnsi="CMU Serif Roman" w:cs="CMU Serif Roman"/>
        </w:rPr>
        <w:t xml:space="preserve"> 114 (18): 4775–80. </w:t>
      </w:r>
      <w:hyperlink r:id="rId38">
        <w:r w:rsidR="007F0F3C" w:rsidRPr="00565465">
          <w:rPr>
            <w:rStyle w:val="Hyperlink"/>
            <w:rFonts w:ascii="CMU Serif Roman" w:hAnsi="CMU Serif Roman" w:cs="CMU Serif Roman"/>
          </w:rPr>
          <w:t>https://doi.org/10.1073/pnas.1701819114</w:t>
        </w:r>
      </w:hyperlink>
      <w:r w:rsidRPr="00565465">
        <w:rPr>
          <w:rFonts w:ascii="CMU Serif Roman" w:hAnsi="CMU Serif Roman" w:cs="CMU Serif Roman"/>
        </w:rPr>
        <w:t>.</w:t>
      </w:r>
      <w:bookmarkEnd w:id="81"/>
      <w:bookmarkEnd w:id="84"/>
      <w:bookmarkEnd w:id="138"/>
    </w:p>
    <w:sectPr w:rsidR="007F0F3C" w:rsidRPr="005654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9A5F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73097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nhoa Magrach">
    <w15:presenceInfo w15:providerId="Windows Live" w15:userId="d571eaaaa22ded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3C"/>
    <w:rsid w:val="00134A1E"/>
    <w:rsid w:val="00136174"/>
    <w:rsid w:val="00271F2E"/>
    <w:rsid w:val="003503EC"/>
    <w:rsid w:val="00362723"/>
    <w:rsid w:val="0038746E"/>
    <w:rsid w:val="00565465"/>
    <w:rsid w:val="006273FD"/>
    <w:rsid w:val="007F0F3C"/>
    <w:rsid w:val="00876515"/>
    <w:rsid w:val="00AD3D6D"/>
    <w:rsid w:val="00D6418A"/>
    <w:rsid w:val="00E13EC2"/>
    <w:rsid w:val="00E61CB4"/>
    <w:rsid w:val="00F4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9CE2B"/>
  <w15:docId w15:val="{EAE30212-E29E-434A-9DD1-C308A41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565465"/>
    <w:pPr>
      <w:spacing w:after="0"/>
    </w:pPr>
  </w:style>
  <w:style w:type="paragraph" w:styleId="NormalWeb">
    <w:name w:val="Normal (Web)"/>
    <w:basedOn w:val="Normal"/>
    <w:uiPriority w:val="99"/>
    <w:unhideWhenUsed/>
    <w:rsid w:val="00F40D00"/>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rsid w:val="003503EC"/>
    <w:rPr>
      <w:color w:val="96607D" w:themeColor="followedHyperlink"/>
      <w:u w:val="single"/>
    </w:rPr>
  </w:style>
  <w:style w:type="character" w:customStyle="1" w:styleId="apple-converted-space">
    <w:name w:val="apple-converted-space"/>
    <w:basedOn w:val="DefaultParagraphFont"/>
    <w:rsid w:val="00134A1E"/>
  </w:style>
  <w:style w:type="character" w:styleId="HTMLCode">
    <w:name w:val="HTML Code"/>
    <w:basedOn w:val="DefaultParagraphFont"/>
    <w:uiPriority w:val="99"/>
    <w:unhideWhenUsed/>
    <w:rsid w:val="00134A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56062">
      <w:bodyDiv w:val="1"/>
      <w:marLeft w:val="0"/>
      <w:marRight w:val="0"/>
      <w:marTop w:val="0"/>
      <w:marBottom w:val="0"/>
      <w:divBdr>
        <w:top w:val="none" w:sz="0" w:space="0" w:color="auto"/>
        <w:left w:val="none" w:sz="0" w:space="0" w:color="auto"/>
        <w:bottom w:val="none" w:sz="0" w:space="0" w:color="auto"/>
        <w:right w:val="none" w:sz="0" w:space="0" w:color="auto"/>
      </w:divBdr>
    </w:div>
    <w:div w:id="9410335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ecco.2024.e02815" TargetMode="External"/><Relationship Id="rId18" Type="http://schemas.openxmlformats.org/officeDocument/2006/relationships/hyperlink" Target="https://doi.org/10.1038/s41893-024-01413-8" TargetMode="External"/><Relationship Id="rId26" Type="http://schemas.openxmlformats.org/officeDocument/2006/relationships/hyperlink" Target="https://doi.org/10.1126/science.aab0868" TargetMode="External"/><Relationship Id="rId39" Type="http://schemas.openxmlformats.org/officeDocument/2006/relationships/fontTable" Target="fontTable.xml"/><Relationship Id="rId21" Type="http://schemas.openxmlformats.org/officeDocument/2006/relationships/hyperlink" Target="https://doi.org/10.1128/mbio.01270-23" TargetMode="External"/><Relationship Id="rId34" Type="http://schemas.openxmlformats.org/officeDocument/2006/relationships/hyperlink" Target="https://doi.org/10.1038/s41559-017-0412-3" TargetMode="Externa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hyperlink" Target="https://doi.org/10.1111/1365-2435.13153" TargetMode="External"/><Relationship Id="rId20" Type="http://schemas.openxmlformats.org/officeDocument/2006/relationships/hyperlink" Target="https://doi.org/10.1073/pnas.1110474108" TargetMode="External"/><Relationship Id="rId29" Type="http://schemas.openxmlformats.org/officeDocument/2006/relationships/hyperlink" Target="https://doi.org/10.5281/ZENODO.5512237"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oi.org/10.1111/ecog.07240" TargetMode="External"/><Relationship Id="rId24" Type="http://schemas.openxmlformats.org/officeDocument/2006/relationships/hyperlink" Target="https://doi.org/10.1111/1365-2664.12385" TargetMode="External"/><Relationship Id="rId32" Type="http://schemas.openxmlformats.org/officeDocument/2006/relationships/hyperlink" Target="https://doi.org/10.1128/spectrum.00394-21" TargetMode="External"/><Relationship Id="rId37" Type="http://schemas.openxmlformats.org/officeDocument/2006/relationships/hyperlink" Target="https://doi.org/10.1073/pnas.1916224116" TargetMode="External"/><Relationship Id="rId40" Type="http://schemas.microsoft.com/office/2011/relationships/people" Target="people.xml"/><Relationship Id="rId5" Type="http://schemas.openxmlformats.org/officeDocument/2006/relationships/image" Target="media/image1.emf"/><Relationship Id="rId15" Type="http://schemas.openxmlformats.org/officeDocument/2006/relationships/hyperlink" Target="https://doi.org/10.1111/1574-6976.12025" TargetMode="External"/><Relationship Id="rId23" Type="http://schemas.openxmlformats.org/officeDocument/2006/relationships/hyperlink" Target="https://doi.org/10.1111/mec.13862" TargetMode="External"/><Relationship Id="rId28" Type="http://schemas.openxmlformats.org/officeDocument/2006/relationships/hyperlink" Target="https://doi.org/10.1073/pnas.2104429118" TargetMode="External"/><Relationship Id="rId36" Type="http://schemas.openxmlformats.org/officeDocument/2006/relationships/hyperlink" Target="https://doi.org/10.1890/08-1245.1" TargetMode="External"/><Relationship Id="rId10" Type="http://schemas.openxmlformats.org/officeDocument/2006/relationships/image" Target="media/image6.jpeg"/><Relationship Id="rId19" Type="http://schemas.openxmlformats.org/officeDocument/2006/relationships/hyperlink" Target="https://doi.org/10.1098/rspb.2006.3721" TargetMode="External"/><Relationship Id="rId31" Type="http://schemas.openxmlformats.org/officeDocument/2006/relationships/hyperlink" Target="https://doi.org/10.1016/j.scitotenv.2024.170145"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doi.org/10.1073/pnas.1202970109" TargetMode="External"/><Relationship Id="rId22" Type="http://schemas.openxmlformats.org/officeDocument/2006/relationships/hyperlink" Target="https://doi.org/10.1264/jsme2.me15019" TargetMode="External"/><Relationship Id="rId27" Type="http://schemas.openxmlformats.org/officeDocument/2006/relationships/hyperlink" Target="https://doi.org/10.1002/pan3.10314" TargetMode="External"/><Relationship Id="rId30" Type="http://schemas.openxmlformats.org/officeDocument/2006/relationships/hyperlink" Target="https://doi.org/10.1111/1365-2656.13229" TargetMode="External"/><Relationship Id="rId35" Type="http://schemas.openxmlformats.org/officeDocument/2006/relationships/hyperlink" Target="https://doi.org/10.3389/fcimb.2024.1342781" TargetMode="External"/><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hyperlink" Target="https://doi.org/10.1038/s41598-024-61199-9" TargetMode="External"/><Relationship Id="rId17" Type="http://schemas.openxmlformats.org/officeDocument/2006/relationships/hyperlink" Target="https://doi.org/10.1042/etls20190139" TargetMode="External"/><Relationship Id="rId25" Type="http://schemas.openxmlformats.org/officeDocument/2006/relationships/hyperlink" Target="https://doi.org/10.1111/j.1365-294x.2010.04959.x" TargetMode="External"/><Relationship Id="rId33" Type="http://schemas.openxmlformats.org/officeDocument/2006/relationships/hyperlink" Target="http://dx.doi.org/10.2139/ssrn.4877884" TargetMode="External"/><Relationship Id="rId38" Type="http://schemas.openxmlformats.org/officeDocument/2006/relationships/hyperlink" Target="https://doi.org/10.1073/pnas.1701819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3246</Words>
  <Characters>19673</Characters>
  <Application>Microsoft Office Word</Application>
  <DocSecurity>0</DocSecurity>
  <Lines>393</Lines>
  <Paragraphs>105</Paragraphs>
  <ScaleCrop>false</ScaleCrop>
  <HeadingPairs>
    <vt:vector size="2" baseType="variant">
      <vt:variant>
        <vt:lpstr>Title</vt:lpstr>
      </vt:variant>
      <vt:variant>
        <vt:i4>1</vt:i4>
      </vt:variant>
    </vt:vector>
  </HeadingPairs>
  <TitlesOfParts>
    <vt:vector size="1" baseType="lpstr">
      <vt:lpstr>Microbiome_baseline</vt:lpstr>
    </vt:vector>
  </TitlesOfParts>
  <Company/>
  <LinksUpToDate>false</LinksUpToDate>
  <CharactersWithSpaces>22814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Microbiome_baseline</dc:title>
  <dc:creator>Ainhoa Magrach</dc:creator>
  <cp:keywords/>
  <cp:lastModifiedBy>Ainhoa Magrach</cp:lastModifiedBy>
  <cp:revision>5</cp:revision>
  <dcterms:created xsi:type="dcterms:W3CDTF">2025-05-07T11:39:00Z</dcterms:created>
  <dcterms:modified xsi:type="dcterms:W3CDTF">2025-05-08T11:06:00Z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